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3DB21" w14:textId="77777777" w:rsidR="0099353D" w:rsidRDefault="0099353D" w:rsidP="00D8678C">
      <w:pPr>
        <w:jc w:val="center"/>
        <w:rPr>
          <w:sz w:val="24"/>
        </w:rPr>
      </w:pPr>
    </w:p>
    <w:p w14:paraId="7F1A4D30" w14:textId="77777777" w:rsidR="00E021F2" w:rsidRPr="0096704C" w:rsidRDefault="00EF6906" w:rsidP="00D8678C">
      <w:pPr>
        <w:jc w:val="center"/>
        <w:rPr>
          <w:sz w:val="24"/>
        </w:rPr>
      </w:pPr>
      <w:r w:rsidRPr="00787222">
        <w:rPr>
          <w:noProof/>
          <w:sz w:val="24"/>
        </w:rPr>
        <w:drawing>
          <wp:inline distT="0" distB="0" distL="0" distR="0" wp14:anchorId="00B8F588" wp14:editId="52B01E6C">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14:paraId="2F10203A"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w:t>
      </w:r>
      <w:bookmarkStart w:id="0" w:name="_GoBack"/>
      <w:bookmarkEnd w:id="0"/>
      <w:r w:rsidR="00E021F2" w:rsidRPr="0099353D">
        <w:rPr>
          <w:rFonts w:ascii="黑体" w:eastAsia="黑体" w:hAnsi="黑体" w:hint="eastAsia"/>
          <w:sz w:val="72"/>
          <w:szCs w:val="72"/>
        </w:rPr>
        <w:t>生学位论文</w:t>
      </w:r>
    </w:p>
    <w:p w14:paraId="18B1193B"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7ADA2A4B" w14:textId="77777777" w:rsidTr="00015DDE">
        <w:trPr>
          <w:trHeight w:val="840"/>
        </w:trPr>
        <w:tc>
          <w:tcPr>
            <w:tcW w:w="1559" w:type="dxa"/>
            <w:vAlign w:val="bottom"/>
          </w:tcPr>
          <w:p w14:paraId="5D219CD6" w14:textId="77777777"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6D8AA49E" w14:textId="77777777"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14:paraId="07EC446C" w14:textId="77777777" w:rsidTr="00015DDE">
        <w:trPr>
          <w:trHeight w:val="840"/>
        </w:trPr>
        <w:tc>
          <w:tcPr>
            <w:tcW w:w="1559" w:type="dxa"/>
            <w:vAlign w:val="bottom"/>
          </w:tcPr>
          <w:p w14:paraId="1E958AD7"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69FC1CDD" w14:textId="77777777"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14:paraId="0E099990" w14:textId="77777777" w:rsidR="00E021F2" w:rsidRDefault="00E021F2" w:rsidP="00E21403">
      <w:pPr>
        <w:spacing w:line="300" w:lineRule="auto"/>
        <w:rPr>
          <w:sz w:val="24"/>
        </w:rPr>
      </w:pPr>
    </w:p>
    <w:p w14:paraId="2154D0E0" w14:textId="77777777" w:rsidR="00781C7C" w:rsidRDefault="00781C7C" w:rsidP="00E21403">
      <w:pPr>
        <w:spacing w:line="300" w:lineRule="auto"/>
        <w:rPr>
          <w:sz w:val="24"/>
        </w:rPr>
      </w:pPr>
    </w:p>
    <w:p w14:paraId="4DDDF79E" w14:textId="77777777" w:rsidR="00781C7C" w:rsidRDefault="00781C7C" w:rsidP="00E21403">
      <w:pPr>
        <w:spacing w:line="300" w:lineRule="auto"/>
        <w:rPr>
          <w:sz w:val="24"/>
        </w:rPr>
      </w:pPr>
    </w:p>
    <w:p w14:paraId="577144DC" w14:textId="77777777" w:rsidR="0099353D" w:rsidRDefault="0099353D" w:rsidP="00E21403">
      <w:pPr>
        <w:spacing w:line="300" w:lineRule="auto"/>
        <w:rPr>
          <w:sz w:val="24"/>
        </w:rPr>
      </w:pPr>
    </w:p>
    <w:p w14:paraId="2F6B8B4F" w14:textId="77777777" w:rsidR="00C62A36" w:rsidRPr="0096704C" w:rsidRDefault="00C62A36" w:rsidP="00E21403">
      <w:pPr>
        <w:spacing w:line="300" w:lineRule="auto"/>
        <w:rPr>
          <w:sz w:val="24"/>
        </w:rPr>
      </w:pPr>
    </w:p>
    <w:p w14:paraId="4BCC11F1"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664C395A" w14:textId="77777777" w:rsidTr="00787222">
        <w:tc>
          <w:tcPr>
            <w:tcW w:w="1809" w:type="dxa"/>
          </w:tcPr>
          <w:p w14:paraId="6ED925E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1B8F5F6A"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14:paraId="41A9F01E" w14:textId="77777777" w:rsidTr="00787222">
        <w:tc>
          <w:tcPr>
            <w:tcW w:w="1809" w:type="dxa"/>
          </w:tcPr>
          <w:p w14:paraId="1541155A"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7CDCE77F"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14:paraId="7B7E7B94" w14:textId="77777777" w:rsidTr="00787222">
        <w:tc>
          <w:tcPr>
            <w:tcW w:w="1809" w:type="dxa"/>
          </w:tcPr>
          <w:p w14:paraId="2F6D87D7"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18010DE3"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3ED9351A" w14:textId="77777777" w:rsidTr="00787222">
        <w:tc>
          <w:tcPr>
            <w:tcW w:w="1809" w:type="dxa"/>
          </w:tcPr>
          <w:p w14:paraId="3E57CCD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495AE392"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75A775B6" w14:textId="77777777" w:rsidTr="00787222">
        <w:tc>
          <w:tcPr>
            <w:tcW w:w="1809" w:type="dxa"/>
          </w:tcPr>
          <w:p w14:paraId="2DD6F0DA"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29E29CD6"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14:paraId="29F6BD9A" w14:textId="77777777" w:rsidTr="00787222">
        <w:tc>
          <w:tcPr>
            <w:tcW w:w="1809" w:type="dxa"/>
          </w:tcPr>
          <w:p w14:paraId="345BBB42"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3E2B9B6F"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14:paraId="79D49356" w14:textId="77777777" w:rsidR="00781C7C" w:rsidRDefault="00781C7C" w:rsidP="00E21403">
      <w:pPr>
        <w:spacing w:line="300" w:lineRule="auto"/>
        <w:jc w:val="center"/>
        <w:rPr>
          <w:rFonts w:ascii="宋体" w:hAnsi="宋体"/>
          <w:sz w:val="24"/>
        </w:rPr>
      </w:pPr>
    </w:p>
    <w:p w14:paraId="6B2534A3" w14:textId="77777777" w:rsidR="00781C7C" w:rsidRDefault="00781C7C" w:rsidP="00E21403">
      <w:pPr>
        <w:spacing w:line="300" w:lineRule="auto"/>
        <w:jc w:val="center"/>
        <w:rPr>
          <w:rFonts w:ascii="宋体" w:hAnsi="宋体"/>
          <w:sz w:val="24"/>
        </w:rPr>
      </w:pPr>
    </w:p>
    <w:p w14:paraId="0D614EB9" w14:textId="77777777" w:rsidR="00781C7C" w:rsidRPr="0096704C" w:rsidRDefault="00781C7C" w:rsidP="00E21403">
      <w:pPr>
        <w:spacing w:line="300" w:lineRule="auto"/>
        <w:jc w:val="center"/>
        <w:rPr>
          <w:rFonts w:ascii="宋体" w:hAnsi="宋体"/>
          <w:sz w:val="24"/>
        </w:rPr>
      </w:pPr>
    </w:p>
    <w:p w14:paraId="6915CC45" w14:textId="77777777"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14:paraId="044A74B2" w14:textId="77777777"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376B8D48" w14:textId="77777777" w:rsidR="00336745" w:rsidRDefault="00336745" w:rsidP="00336745">
      <w:pPr>
        <w:spacing w:line="480" w:lineRule="auto"/>
        <w:jc w:val="center"/>
        <w:rPr>
          <w:b/>
          <w:sz w:val="44"/>
          <w:szCs w:val="44"/>
        </w:rPr>
      </w:pPr>
    </w:p>
    <w:p w14:paraId="3417DAF9"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123857CE" w14:textId="77777777" w:rsidR="00336745" w:rsidRDefault="00336745" w:rsidP="00336745">
      <w:pPr>
        <w:spacing w:line="480" w:lineRule="auto"/>
        <w:ind w:firstLineChars="1400" w:firstLine="3360"/>
        <w:rPr>
          <w:sz w:val="24"/>
        </w:rPr>
      </w:pPr>
    </w:p>
    <w:p w14:paraId="168D290B" w14:textId="77777777"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406C4F1B" w14:textId="77777777" w:rsidR="0095139A" w:rsidRPr="00440BE7" w:rsidRDefault="0095139A" w:rsidP="00440BE7">
      <w:pPr>
        <w:pStyle w:val="1"/>
        <w:jc w:val="center"/>
        <w:rPr>
          <w:rFonts w:ascii="黑体" w:eastAsia="黑体" w:hAnsi="黑体"/>
          <w:b w:val="0"/>
          <w:sz w:val="32"/>
          <w:szCs w:val="32"/>
        </w:rPr>
      </w:pPr>
      <w:bookmarkStart w:id="1" w:name="_Toc387132155"/>
      <w:bookmarkStart w:id="2" w:name="_Toc475875928"/>
      <w:r w:rsidRPr="00440BE7">
        <w:rPr>
          <w:rFonts w:ascii="黑体" w:eastAsia="黑体" w:hAnsi="黑体" w:hint="eastAsia"/>
          <w:b w:val="0"/>
          <w:sz w:val="32"/>
          <w:szCs w:val="32"/>
        </w:rPr>
        <w:lastRenderedPageBreak/>
        <w:t>摘要</w:t>
      </w:r>
      <w:bookmarkEnd w:id="1"/>
      <w:bookmarkEnd w:id="2"/>
    </w:p>
    <w:p w14:paraId="1064D559" w14:textId="2E81CBC8" w:rsidR="00AB03DE" w:rsidRDefault="00A43E9B" w:rsidP="00C21E7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w:t>
      </w:r>
      <w:r w:rsidR="003B63C5">
        <w:rPr>
          <w:rFonts w:ascii="宋体" w:hAnsi="Courier New" w:cs="幼圆" w:hint="eastAsia"/>
          <w:sz w:val="24"/>
        </w:rPr>
        <w:t>互联网产业的发展催生了大数据技术、人工智能技术、统计学等学科的发展，而计算广告这一新兴学科正是研究如何使用以上技术解决广告产业的实际问题，即如何</w:t>
      </w:r>
      <w:r w:rsidR="004F12C0">
        <w:rPr>
          <w:rFonts w:ascii="宋体" w:hAnsi="Courier New" w:cs="幼圆" w:hint="eastAsia"/>
          <w:sz w:val="24"/>
        </w:rPr>
        <w:t>通过个性化推荐</w:t>
      </w:r>
      <w:r w:rsidR="003B63C5">
        <w:rPr>
          <w:rFonts w:ascii="宋体" w:hAnsi="Courier New" w:cs="幼圆" w:hint="eastAsia"/>
          <w:sz w:val="24"/>
        </w:rPr>
        <w:t>做到广告的精准投放</w:t>
      </w:r>
      <w:r w:rsidR="00AB03DE">
        <w:rPr>
          <w:rFonts w:ascii="宋体" w:hAnsi="Courier New" w:cs="幼圆" w:hint="eastAsia"/>
          <w:sz w:val="24"/>
        </w:rPr>
        <w:t>，以达到节约成本、提高收益的目标。</w:t>
      </w:r>
    </w:p>
    <w:p w14:paraId="16239CEC" w14:textId="478BA2C2" w:rsidR="0095139A" w:rsidRDefault="002B46B9" w:rsidP="00C21E79">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据用户的特征（包括用户的固有属性如性别、年龄、教育程度、工作专业等结构化特征和用户的动态行为如购物历史记录、浏览网页历史记录、社交圈以及社交行为历史等</w:t>
      </w:r>
      <w:r w:rsidR="00AB73D2">
        <w:rPr>
          <w:rFonts w:ascii="宋体" w:hAnsi="Courier New" w:cs="幼圆" w:hint="eastAsia"/>
          <w:sz w:val="24"/>
        </w:rPr>
        <w:t>非结构化特征</w:t>
      </w:r>
      <w:r>
        <w:rPr>
          <w:rFonts w:ascii="宋体" w:hAnsi="Courier New" w:cs="幼圆" w:hint="eastAsia"/>
          <w:sz w:val="24"/>
        </w:rPr>
        <w:t>）</w:t>
      </w:r>
      <w:r w:rsidR="00AB73D2">
        <w:rPr>
          <w:rFonts w:ascii="宋体" w:hAnsi="Courier New" w:cs="幼圆" w:hint="eastAsia"/>
          <w:sz w:val="24"/>
        </w:rPr>
        <w:t>来判断用户是否会点击某一特定广告的概率。在这方面以往</w:t>
      </w:r>
      <w:r w:rsidR="00DE56C3"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00DE56C3"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00DE56C3"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14:paraId="6F47C29A" w14:textId="77777777"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14:paraId="7AB1EF00" w14:textId="77777777" w:rsidR="00157C13" w:rsidRDefault="00157C13" w:rsidP="00157C13">
      <w:pPr>
        <w:widowControl/>
        <w:spacing w:line="400" w:lineRule="exact"/>
        <w:ind w:firstLineChars="177" w:firstLine="426"/>
        <w:rPr>
          <w:rFonts w:ascii="宋体" w:hAnsi="Courier New" w:cs="幼圆"/>
          <w:b/>
          <w:sz w:val="24"/>
        </w:rPr>
      </w:pPr>
    </w:p>
    <w:p w14:paraId="172AC558" w14:textId="77777777" w:rsidR="00157C13" w:rsidRDefault="00157C13" w:rsidP="00157C13">
      <w:pPr>
        <w:widowControl/>
        <w:spacing w:line="400" w:lineRule="exact"/>
        <w:ind w:firstLineChars="177" w:firstLine="426"/>
        <w:rPr>
          <w:rFonts w:ascii="宋体" w:hAnsi="Courier New" w:cs="幼圆"/>
          <w:b/>
          <w:sz w:val="24"/>
        </w:rPr>
      </w:pPr>
    </w:p>
    <w:p w14:paraId="5EE17BA3" w14:textId="77777777" w:rsidR="00157C13" w:rsidRDefault="00157C13" w:rsidP="00157C13">
      <w:pPr>
        <w:widowControl/>
        <w:spacing w:line="400" w:lineRule="exact"/>
        <w:ind w:firstLineChars="177" w:firstLine="426"/>
        <w:rPr>
          <w:rFonts w:ascii="宋体" w:hAnsi="Courier New" w:cs="幼圆"/>
          <w:b/>
          <w:sz w:val="24"/>
        </w:rPr>
      </w:pPr>
    </w:p>
    <w:p w14:paraId="0B50FEAD" w14:textId="77777777" w:rsidR="00157C13" w:rsidRDefault="00157C13" w:rsidP="00157C13">
      <w:pPr>
        <w:widowControl/>
        <w:spacing w:line="400" w:lineRule="exact"/>
        <w:ind w:firstLineChars="177" w:firstLine="426"/>
        <w:rPr>
          <w:rFonts w:ascii="宋体" w:hAnsi="Courier New" w:cs="幼圆"/>
          <w:b/>
          <w:sz w:val="24"/>
        </w:rPr>
      </w:pPr>
    </w:p>
    <w:p w14:paraId="3D46D9E3" w14:textId="77777777" w:rsidR="00157C13" w:rsidRDefault="00157C13" w:rsidP="00157C13">
      <w:pPr>
        <w:widowControl/>
        <w:spacing w:line="400" w:lineRule="exact"/>
        <w:ind w:firstLineChars="177" w:firstLine="426"/>
        <w:rPr>
          <w:rFonts w:ascii="宋体" w:hAnsi="Courier New" w:cs="幼圆"/>
          <w:b/>
          <w:sz w:val="24"/>
        </w:rPr>
      </w:pPr>
    </w:p>
    <w:p w14:paraId="6221A54A" w14:textId="77777777" w:rsidR="00157C13" w:rsidRDefault="00157C13" w:rsidP="00157C13">
      <w:pPr>
        <w:widowControl/>
        <w:spacing w:line="400" w:lineRule="exact"/>
        <w:ind w:firstLineChars="177" w:firstLine="426"/>
        <w:rPr>
          <w:rFonts w:ascii="宋体" w:hAnsi="Courier New" w:cs="幼圆"/>
          <w:b/>
          <w:sz w:val="24"/>
        </w:rPr>
      </w:pPr>
    </w:p>
    <w:p w14:paraId="3FCF0131" w14:textId="77777777" w:rsidR="00157C13" w:rsidRDefault="00157C13" w:rsidP="00157C13">
      <w:pPr>
        <w:widowControl/>
        <w:spacing w:line="400" w:lineRule="exact"/>
        <w:ind w:firstLineChars="177" w:firstLine="426"/>
        <w:rPr>
          <w:rFonts w:ascii="宋体" w:hAnsi="Courier New" w:cs="幼圆"/>
          <w:b/>
          <w:sz w:val="24"/>
        </w:rPr>
      </w:pPr>
    </w:p>
    <w:p w14:paraId="036D9191" w14:textId="77777777" w:rsidR="00157C13" w:rsidRDefault="00157C13" w:rsidP="00157C13">
      <w:pPr>
        <w:widowControl/>
        <w:spacing w:line="400" w:lineRule="exact"/>
        <w:ind w:firstLineChars="177" w:firstLine="426"/>
        <w:rPr>
          <w:rFonts w:ascii="宋体" w:hAnsi="Courier New" w:cs="幼圆"/>
          <w:b/>
          <w:sz w:val="24"/>
        </w:rPr>
      </w:pPr>
    </w:p>
    <w:p w14:paraId="1D761635" w14:textId="77777777" w:rsidR="00157C13" w:rsidRDefault="00157C13" w:rsidP="00157C13">
      <w:pPr>
        <w:widowControl/>
        <w:spacing w:line="400" w:lineRule="exact"/>
        <w:ind w:firstLineChars="177" w:firstLine="426"/>
        <w:rPr>
          <w:rFonts w:ascii="宋体" w:hAnsi="Courier New" w:cs="幼圆"/>
          <w:b/>
          <w:sz w:val="24"/>
        </w:rPr>
      </w:pPr>
    </w:p>
    <w:p w14:paraId="563EC160" w14:textId="77777777" w:rsidR="00157C13" w:rsidRDefault="00157C13" w:rsidP="00157C13">
      <w:pPr>
        <w:widowControl/>
        <w:spacing w:line="400" w:lineRule="exact"/>
        <w:ind w:firstLineChars="177" w:firstLine="426"/>
        <w:rPr>
          <w:rFonts w:ascii="宋体" w:hAnsi="Courier New" w:cs="幼圆"/>
          <w:b/>
          <w:sz w:val="24"/>
        </w:rPr>
      </w:pPr>
    </w:p>
    <w:p w14:paraId="408D5CB6" w14:textId="77777777" w:rsidR="00157C13" w:rsidRDefault="00157C13" w:rsidP="00157C13">
      <w:pPr>
        <w:widowControl/>
        <w:spacing w:line="400" w:lineRule="exact"/>
        <w:ind w:firstLineChars="177" w:firstLine="426"/>
        <w:rPr>
          <w:rFonts w:ascii="宋体" w:hAnsi="Courier New" w:cs="幼圆"/>
          <w:b/>
          <w:sz w:val="24"/>
        </w:rPr>
      </w:pPr>
    </w:p>
    <w:p w14:paraId="10C87C4A" w14:textId="73C1E507" w:rsidR="00D36996" w:rsidRDefault="00830307" w:rsidP="00830307">
      <w:pPr>
        <w:widowControl/>
        <w:spacing w:line="400" w:lineRule="exact"/>
        <w:rPr>
          <w:rFonts w:ascii="宋体" w:hAnsi="Courier New" w:cs="幼圆"/>
          <w:b/>
          <w:sz w:val="24"/>
        </w:rPr>
      </w:pPr>
      <w:r>
        <w:rPr>
          <w:rFonts w:ascii="宋体" w:hAnsi="Courier New" w:cs="幼圆"/>
          <w:b/>
          <w:sz w:val="24"/>
        </w:rPr>
        <w:tab/>
      </w:r>
    </w:p>
    <w:p w14:paraId="7654D4DB" w14:textId="0883DC2B" w:rsidR="0023766E" w:rsidRPr="0023766E" w:rsidRDefault="00026D21"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r w:rsidR="00ED1C8F">
        <w:rPr>
          <w:rFonts w:ascii="宋体" w:hAnsi="宋体" w:cs="幼圆" w:hint="eastAsia"/>
          <w:sz w:val="24"/>
        </w:rPr>
        <w:t>，微博</w:t>
      </w:r>
    </w:p>
    <w:p w14:paraId="2F76DBAE" w14:textId="77777777" w:rsidR="00E021F2" w:rsidRPr="00440BE7" w:rsidRDefault="00DF10DF" w:rsidP="00440BE7">
      <w:pPr>
        <w:pStyle w:val="1"/>
        <w:spacing w:before="160" w:after="120" w:line="400" w:lineRule="exact"/>
        <w:jc w:val="center"/>
        <w:rPr>
          <w:sz w:val="24"/>
          <w:szCs w:val="24"/>
        </w:rPr>
      </w:pPr>
      <w:bookmarkStart w:id="3" w:name="_Toc387132156"/>
      <w:bookmarkStart w:id="4" w:name="_Toc475875929"/>
      <w:r w:rsidRPr="00440BE7">
        <w:rPr>
          <w:sz w:val="24"/>
          <w:szCs w:val="24"/>
        </w:rPr>
        <w:lastRenderedPageBreak/>
        <w:t>ABSTRACT</w:t>
      </w:r>
      <w:bookmarkEnd w:id="3"/>
      <w:bookmarkEnd w:id="4"/>
    </w:p>
    <w:p w14:paraId="7DD68171" w14:textId="77777777" w:rsidR="00DF10DF" w:rsidRPr="0096704C"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r w:rsidR="00771480">
        <w:rPr>
          <w:rFonts w:ascii="Times New Roman" w:hAnsi="Times New Roman" w:cs="Times New Roman" w:hint="eastAsia"/>
          <w:sz w:val="24"/>
          <w:szCs w:val="24"/>
        </w:rPr>
        <w:t>（待补充）</w:t>
      </w:r>
    </w:p>
    <w:p w14:paraId="2930C716"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4F52545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47B1E32"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24236AA" w14:textId="77777777" w:rsidR="00DF10DF" w:rsidRPr="0096704C" w:rsidRDefault="00DF10DF" w:rsidP="00197A77">
      <w:pPr>
        <w:pStyle w:val="a3"/>
        <w:spacing w:line="400" w:lineRule="exact"/>
        <w:ind w:firstLine="420"/>
        <w:rPr>
          <w:rFonts w:ascii="Times New Roman" w:hAnsi="Times New Roman" w:cs="Times New Roman"/>
          <w:sz w:val="24"/>
          <w:szCs w:val="24"/>
        </w:rPr>
      </w:pPr>
    </w:p>
    <w:p w14:paraId="6137CAB5"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4686F6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58585C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E68E25B"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8C07B19"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B3F5735"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8016007"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37CDA2DE"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66EDEC92"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509999A5"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2FA82B67" w14:textId="77777777" w:rsidR="00F8341F" w:rsidRDefault="00F8341F" w:rsidP="00B92B5D">
      <w:pPr>
        <w:pStyle w:val="a3"/>
        <w:spacing w:line="400" w:lineRule="exact"/>
        <w:ind w:firstLine="420"/>
        <w:rPr>
          <w:rFonts w:ascii="Times New Roman" w:hAnsi="Times New Roman" w:cs="Times New Roman"/>
          <w:sz w:val="24"/>
          <w:szCs w:val="24"/>
        </w:rPr>
      </w:pPr>
    </w:p>
    <w:p w14:paraId="6195EDCD" w14:textId="77777777" w:rsidR="008301E2" w:rsidRDefault="008301E2" w:rsidP="00B92B5D">
      <w:pPr>
        <w:pStyle w:val="a3"/>
        <w:spacing w:line="400" w:lineRule="exact"/>
        <w:ind w:firstLine="420"/>
        <w:rPr>
          <w:rFonts w:ascii="Times New Roman" w:hAnsi="Times New Roman" w:cs="Times New Roman"/>
          <w:sz w:val="24"/>
          <w:szCs w:val="24"/>
        </w:rPr>
      </w:pPr>
    </w:p>
    <w:p w14:paraId="4FD0B414" w14:textId="77777777" w:rsidR="00DA740B" w:rsidRDefault="00DA740B" w:rsidP="00B92B5D">
      <w:pPr>
        <w:pStyle w:val="a3"/>
        <w:spacing w:line="400" w:lineRule="exact"/>
        <w:ind w:firstLine="420"/>
        <w:rPr>
          <w:rFonts w:ascii="Times New Roman" w:hAnsi="Times New Roman" w:cs="Times New Roman"/>
          <w:sz w:val="24"/>
          <w:szCs w:val="24"/>
        </w:rPr>
      </w:pPr>
    </w:p>
    <w:p w14:paraId="14993E9B" w14:textId="77777777" w:rsidR="00B92B5D" w:rsidRDefault="00B92B5D" w:rsidP="00B92B5D">
      <w:pPr>
        <w:pStyle w:val="a3"/>
        <w:spacing w:line="400" w:lineRule="exact"/>
        <w:ind w:firstLine="420"/>
        <w:rPr>
          <w:rFonts w:ascii="Times New Roman" w:hAnsi="Times New Roman" w:cs="Times New Roman"/>
          <w:sz w:val="24"/>
          <w:szCs w:val="24"/>
        </w:rPr>
      </w:pPr>
    </w:p>
    <w:p w14:paraId="560383E5" w14:textId="77777777" w:rsidR="00B92B5D" w:rsidRDefault="00B92B5D" w:rsidP="00B92B5D">
      <w:pPr>
        <w:pStyle w:val="a3"/>
        <w:spacing w:line="400" w:lineRule="exact"/>
        <w:ind w:firstLine="420"/>
        <w:rPr>
          <w:rFonts w:ascii="Times New Roman" w:hAnsi="Times New Roman" w:cs="Times New Roman"/>
          <w:sz w:val="24"/>
          <w:szCs w:val="24"/>
        </w:rPr>
      </w:pPr>
    </w:p>
    <w:p w14:paraId="5FE7BBE2" w14:textId="77777777" w:rsidR="00B92B5D" w:rsidRDefault="00B92B5D" w:rsidP="00B92B5D">
      <w:pPr>
        <w:pStyle w:val="a3"/>
        <w:spacing w:line="400" w:lineRule="exact"/>
        <w:ind w:firstLine="420"/>
        <w:rPr>
          <w:rFonts w:ascii="Times New Roman" w:hAnsi="Times New Roman" w:cs="Times New Roman"/>
          <w:sz w:val="24"/>
          <w:szCs w:val="24"/>
        </w:rPr>
      </w:pPr>
    </w:p>
    <w:p w14:paraId="581FC92F" w14:textId="77777777" w:rsidR="00B92B5D" w:rsidRDefault="00B92B5D" w:rsidP="00B92B5D">
      <w:pPr>
        <w:pStyle w:val="a3"/>
        <w:spacing w:line="400" w:lineRule="exact"/>
        <w:ind w:firstLine="420"/>
        <w:rPr>
          <w:rFonts w:ascii="Times New Roman" w:hAnsi="Times New Roman" w:cs="Times New Roman"/>
          <w:sz w:val="24"/>
          <w:szCs w:val="24"/>
        </w:rPr>
      </w:pPr>
    </w:p>
    <w:p w14:paraId="5675E21F" w14:textId="77777777" w:rsidR="00B92B5D" w:rsidRPr="0096704C" w:rsidRDefault="00B92B5D" w:rsidP="00B92B5D">
      <w:pPr>
        <w:pStyle w:val="a3"/>
        <w:spacing w:line="400" w:lineRule="exact"/>
        <w:ind w:firstLine="420"/>
        <w:rPr>
          <w:rFonts w:ascii="Times New Roman" w:hAnsi="Times New Roman" w:cs="Times New Roman"/>
          <w:sz w:val="24"/>
          <w:szCs w:val="24"/>
        </w:rPr>
      </w:pPr>
    </w:p>
    <w:p w14:paraId="03709522" w14:textId="77777777"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14:paraId="1115F2FA" w14:textId="77777777" w:rsidR="00197A77" w:rsidRDefault="00197A77">
      <w:pPr>
        <w:widowControl/>
        <w:jc w:val="left"/>
        <w:rPr>
          <w:rFonts w:ascii="Arial" w:hAnsi="Arial" w:cs="Arial"/>
          <w:sz w:val="24"/>
        </w:rPr>
      </w:pPr>
      <w:r>
        <w:rPr>
          <w:rFonts w:ascii="Arial" w:hAnsi="Arial" w:cs="Arial"/>
          <w:sz w:val="24"/>
        </w:rPr>
        <w:br w:type="page"/>
      </w:r>
    </w:p>
    <w:p w14:paraId="12170816" w14:textId="77777777" w:rsidR="00C92AE9" w:rsidRPr="00C92AE9" w:rsidRDefault="00C92AE9" w:rsidP="00C137C8">
      <w:pPr>
        <w:pStyle w:val="1"/>
        <w:jc w:val="center"/>
        <w:rPr>
          <w:rFonts w:ascii="黑体" w:eastAsia="黑体" w:hAnsi="黑体"/>
          <w:b w:val="0"/>
          <w:sz w:val="32"/>
          <w:szCs w:val="32"/>
        </w:rPr>
      </w:pPr>
      <w:bookmarkStart w:id="5" w:name="_Toc475875930"/>
      <w:r w:rsidRPr="00C137C8">
        <w:rPr>
          <w:rFonts w:ascii="黑体" w:eastAsia="黑体" w:hAnsi="黑体"/>
          <w:b w:val="0"/>
          <w:sz w:val="32"/>
          <w:szCs w:val="32"/>
        </w:rPr>
        <w:lastRenderedPageBreak/>
        <w:t>目录</w:t>
      </w:r>
      <w:bookmarkEnd w:id="5"/>
    </w:p>
    <w:p w14:paraId="64931047" w14:textId="0634C2BC" w:rsidR="006F15BC" w:rsidRDefault="002E2B98" w:rsidP="00767E92">
      <w:pPr>
        <w:pStyle w:val="11"/>
        <w:rPr>
          <w:ins w:id="6" w:author="Charles" w:date="2017-02-26T12:36:00Z"/>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ins w:id="7" w:author="Charles" w:date="2017-02-26T12:36:00Z">
        <w:r w:rsidR="006F15BC" w:rsidRPr="0079140B">
          <w:rPr>
            <w:rStyle w:val="af2"/>
          </w:rPr>
          <w:fldChar w:fldCharType="begin"/>
        </w:r>
        <w:r w:rsidR="006F15BC" w:rsidRPr="0079140B">
          <w:rPr>
            <w:rStyle w:val="af2"/>
          </w:rPr>
          <w:instrText xml:space="preserve"> </w:instrText>
        </w:r>
        <w:r w:rsidR="006F15BC">
          <w:instrText>HYPERLINK \l "_Toc475875928"</w:instrText>
        </w:r>
        <w:r w:rsidR="006F15BC" w:rsidRPr="0079140B">
          <w:rPr>
            <w:rStyle w:val="af2"/>
          </w:rPr>
          <w:instrText xml:space="preserve"> </w:instrText>
        </w:r>
        <w:r w:rsidR="006F15BC" w:rsidRPr="0079140B">
          <w:rPr>
            <w:rStyle w:val="af2"/>
          </w:rPr>
          <w:fldChar w:fldCharType="separate"/>
        </w:r>
        <w:r w:rsidR="006F15BC" w:rsidRPr="0079140B">
          <w:rPr>
            <w:rStyle w:val="af2"/>
          </w:rPr>
          <w:t>摘要</w:t>
        </w:r>
        <w:r w:rsidR="006F15BC">
          <w:rPr>
            <w:webHidden/>
          </w:rPr>
          <w:tab/>
        </w:r>
        <w:r w:rsidR="006F15BC">
          <w:rPr>
            <w:webHidden/>
          </w:rPr>
          <w:fldChar w:fldCharType="begin"/>
        </w:r>
        <w:r w:rsidR="006F15BC">
          <w:rPr>
            <w:webHidden/>
          </w:rPr>
          <w:instrText xml:space="preserve"> PAGEREF _Toc475875928 \h </w:instrText>
        </w:r>
      </w:ins>
      <w:r w:rsidR="006F15BC">
        <w:rPr>
          <w:webHidden/>
        </w:rPr>
      </w:r>
      <w:r w:rsidR="006F15BC">
        <w:rPr>
          <w:webHidden/>
        </w:rPr>
        <w:fldChar w:fldCharType="separate"/>
      </w:r>
      <w:r w:rsidR="005A4869">
        <w:rPr>
          <w:webHidden/>
        </w:rPr>
        <w:t>I</w:t>
      </w:r>
      <w:ins w:id="8" w:author="Charles" w:date="2017-02-26T12:36:00Z">
        <w:r w:rsidR="006F15BC">
          <w:rPr>
            <w:webHidden/>
          </w:rPr>
          <w:fldChar w:fldCharType="end"/>
        </w:r>
        <w:r w:rsidR="006F15BC" w:rsidRPr="0079140B">
          <w:rPr>
            <w:rStyle w:val="af2"/>
          </w:rPr>
          <w:fldChar w:fldCharType="end"/>
        </w:r>
      </w:ins>
    </w:p>
    <w:p w14:paraId="78E46322" w14:textId="091E93A5" w:rsidR="006F15BC" w:rsidRDefault="006F15BC" w:rsidP="00767E92">
      <w:pPr>
        <w:pStyle w:val="11"/>
        <w:rPr>
          <w:ins w:id="9" w:author="Charles" w:date="2017-02-26T12:36:00Z"/>
          <w:rFonts w:asciiTheme="minorHAnsi" w:eastAsiaTheme="minorEastAsia" w:hAnsiTheme="minorHAnsi" w:cstheme="minorBidi"/>
          <w:szCs w:val="22"/>
        </w:rPr>
      </w:pPr>
      <w:ins w:id="10" w:author="Charles" w:date="2017-02-26T12:36:00Z">
        <w:r w:rsidRPr="0079140B">
          <w:rPr>
            <w:rStyle w:val="af2"/>
          </w:rPr>
          <w:fldChar w:fldCharType="begin"/>
        </w:r>
        <w:r w:rsidRPr="0079140B">
          <w:rPr>
            <w:rStyle w:val="af2"/>
          </w:rPr>
          <w:instrText xml:space="preserve"> </w:instrText>
        </w:r>
        <w:r>
          <w:instrText>HYPERLINK \l "_Toc475875929"</w:instrText>
        </w:r>
        <w:r w:rsidRPr="0079140B">
          <w:rPr>
            <w:rStyle w:val="af2"/>
          </w:rPr>
          <w:instrText xml:space="preserve"> </w:instrText>
        </w:r>
        <w:r w:rsidRPr="0079140B">
          <w:rPr>
            <w:rStyle w:val="af2"/>
          </w:rPr>
          <w:fldChar w:fldCharType="separate"/>
        </w:r>
        <w:r w:rsidRPr="0079140B">
          <w:rPr>
            <w:rStyle w:val="af2"/>
          </w:rPr>
          <w:t>ABSTRACT</w:t>
        </w:r>
        <w:r>
          <w:rPr>
            <w:webHidden/>
          </w:rPr>
          <w:tab/>
        </w:r>
        <w:r>
          <w:rPr>
            <w:webHidden/>
          </w:rPr>
          <w:fldChar w:fldCharType="begin"/>
        </w:r>
        <w:r>
          <w:rPr>
            <w:webHidden/>
          </w:rPr>
          <w:instrText xml:space="preserve"> PAGEREF _Toc475875929 \h </w:instrText>
        </w:r>
      </w:ins>
      <w:r>
        <w:rPr>
          <w:webHidden/>
        </w:rPr>
      </w:r>
      <w:r>
        <w:rPr>
          <w:webHidden/>
        </w:rPr>
        <w:fldChar w:fldCharType="separate"/>
      </w:r>
      <w:r w:rsidR="005A4869">
        <w:rPr>
          <w:webHidden/>
        </w:rPr>
        <w:t>II</w:t>
      </w:r>
      <w:ins w:id="11" w:author="Charles" w:date="2017-02-26T12:36:00Z">
        <w:r>
          <w:rPr>
            <w:webHidden/>
          </w:rPr>
          <w:fldChar w:fldCharType="end"/>
        </w:r>
        <w:r w:rsidRPr="0079140B">
          <w:rPr>
            <w:rStyle w:val="af2"/>
          </w:rPr>
          <w:fldChar w:fldCharType="end"/>
        </w:r>
      </w:ins>
    </w:p>
    <w:p w14:paraId="6CBC0C68" w14:textId="70B92407" w:rsidR="006F15BC" w:rsidRDefault="006F15BC" w:rsidP="00767E92">
      <w:pPr>
        <w:pStyle w:val="11"/>
        <w:rPr>
          <w:ins w:id="12" w:author="Charles" w:date="2017-02-26T12:36:00Z"/>
          <w:rFonts w:asciiTheme="minorHAnsi" w:eastAsiaTheme="minorEastAsia" w:hAnsiTheme="minorHAnsi" w:cstheme="minorBidi"/>
          <w:szCs w:val="22"/>
        </w:rPr>
      </w:pPr>
      <w:ins w:id="13" w:author="Charles" w:date="2017-02-26T12:36:00Z">
        <w:r w:rsidRPr="0079140B">
          <w:rPr>
            <w:rStyle w:val="af2"/>
          </w:rPr>
          <w:fldChar w:fldCharType="begin"/>
        </w:r>
        <w:r w:rsidRPr="0079140B">
          <w:rPr>
            <w:rStyle w:val="af2"/>
          </w:rPr>
          <w:instrText xml:space="preserve"> </w:instrText>
        </w:r>
        <w:r>
          <w:instrText>HYPERLINK \l "_Toc475875930"</w:instrText>
        </w:r>
        <w:r w:rsidRPr="0079140B">
          <w:rPr>
            <w:rStyle w:val="af2"/>
          </w:rPr>
          <w:instrText xml:space="preserve"> </w:instrText>
        </w:r>
        <w:r w:rsidRPr="0079140B">
          <w:rPr>
            <w:rStyle w:val="af2"/>
          </w:rPr>
          <w:fldChar w:fldCharType="separate"/>
        </w:r>
        <w:r w:rsidRPr="0079140B">
          <w:rPr>
            <w:rStyle w:val="af2"/>
          </w:rPr>
          <w:t>目录</w:t>
        </w:r>
        <w:r>
          <w:rPr>
            <w:webHidden/>
          </w:rPr>
          <w:tab/>
        </w:r>
        <w:r>
          <w:rPr>
            <w:webHidden/>
          </w:rPr>
          <w:fldChar w:fldCharType="begin"/>
        </w:r>
        <w:r>
          <w:rPr>
            <w:webHidden/>
          </w:rPr>
          <w:instrText xml:space="preserve"> PAGEREF _Toc475875930 \h </w:instrText>
        </w:r>
      </w:ins>
      <w:r>
        <w:rPr>
          <w:webHidden/>
        </w:rPr>
      </w:r>
      <w:r>
        <w:rPr>
          <w:webHidden/>
        </w:rPr>
        <w:fldChar w:fldCharType="separate"/>
      </w:r>
      <w:r w:rsidR="005A4869">
        <w:rPr>
          <w:webHidden/>
        </w:rPr>
        <w:t>III</w:t>
      </w:r>
      <w:ins w:id="14" w:author="Charles" w:date="2017-02-26T12:36:00Z">
        <w:r>
          <w:rPr>
            <w:webHidden/>
          </w:rPr>
          <w:fldChar w:fldCharType="end"/>
        </w:r>
        <w:r w:rsidRPr="0079140B">
          <w:rPr>
            <w:rStyle w:val="af2"/>
          </w:rPr>
          <w:fldChar w:fldCharType="end"/>
        </w:r>
      </w:ins>
    </w:p>
    <w:p w14:paraId="0534D1C5" w14:textId="11CF1335" w:rsidR="006F15BC" w:rsidRDefault="006F15BC" w:rsidP="00767E92">
      <w:pPr>
        <w:pStyle w:val="11"/>
        <w:rPr>
          <w:ins w:id="15" w:author="Charles" w:date="2017-02-26T12:36:00Z"/>
          <w:rFonts w:asciiTheme="minorHAnsi" w:eastAsiaTheme="minorEastAsia" w:hAnsiTheme="minorHAnsi" w:cstheme="minorBidi"/>
          <w:szCs w:val="22"/>
        </w:rPr>
      </w:pPr>
      <w:ins w:id="16" w:author="Charles" w:date="2017-02-26T12:36:00Z">
        <w:r w:rsidRPr="0079140B">
          <w:rPr>
            <w:rStyle w:val="af2"/>
          </w:rPr>
          <w:fldChar w:fldCharType="begin"/>
        </w:r>
        <w:r w:rsidRPr="0079140B">
          <w:rPr>
            <w:rStyle w:val="af2"/>
          </w:rPr>
          <w:instrText xml:space="preserve"> </w:instrText>
        </w:r>
        <w:r>
          <w:instrText>HYPERLINK \l "_Toc475875931"</w:instrText>
        </w:r>
        <w:r w:rsidRPr="0079140B">
          <w:rPr>
            <w:rStyle w:val="af2"/>
          </w:rPr>
          <w:instrText xml:space="preserve"> </w:instrText>
        </w:r>
        <w:r w:rsidRPr="0079140B">
          <w:rPr>
            <w:rStyle w:val="af2"/>
          </w:rPr>
          <w:fldChar w:fldCharType="separate"/>
        </w:r>
        <w:r w:rsidRPr="0079140B">
          <w:rPr>
            <w:rStyle w:val="af2"/>
          </w:rPr>
          <w:t>第</w:t>
        </w:r>
        <w:r w:rsidRPr="0079140B">
          <w:rPr>
            <w:rStyle w:val="af2"/>
            <w:rFonts w:ascii="Times New Roman" w:hAnsi="Times New Roman"/>
          </w:rPr>
          <w:t>一</w:t>
        </w:r>
        <w:r w:rsidRPr="0079140B">
          <w:rPr>
            <w:rStyle w:val="af2"/>
          </w:rPr>
          <w:t>章  绪论</w:t>
        </w:r>
        <w:r>
          <w:rPr>
            <w:webHidden/>
          </w:rPr>
          <w:tab/>
        </w:r>
        <w:r>
          <w:rPr>
            <w:webHidden/>
          </w:rPr>
          <w:fldChar w:fldCharType="begin"/>
        </w:r>
        <w:r>
          <w:rPr>
            <w:webHidden/>
          </w:rPr>
          <w:instrText xml:space="preserve"> PAGEREF _Toc475875931 \h </w:instrText>
        </w:r>
      </w:ins>
      <w:r>
        <w:rPr>
          <w:webHidden/>
        </w:rPr>
      </w:r>
      <w:r>
        <w:rPr>
          <w:webHidden/>
        </w:rPr>
        <w:fldChar w:fldCharType="separate"/>
      </w:r>
      <w:r w:rsidR="005A4869">
        <w:rPr>
          <w:webHidden/>
        </w:rPr>
        <w:t>1</w:t>
      </w:r>
      <w:ins w:id="17" w:author="Charles" w:date="2017-02-26T12:36:00Z">
        <w:r>
          <w:rPr>
            <w:webHidden/>
          </w:rPr>
          <w:fldChar w:fldCharType="end"/>
        </w:r>
        <w:r w:rsidRPr="0079140B">
          <w:rPr>
            <w:rStyle w:val="af2"/>
          </w:rPr>
          <w:fldChar w:fldCharType="end"/>
        </w:r>
      </w:ins>
    </w:p>
    <w:p w14:paraId="566019E7" w14:textId="0AF97DFB" w:rsidR="006F15BC" w:rsidRDefault="006F15BC">
      <w:pPr>
        <w:pStyle w:val="21"/>
        <w:rPr>
          <w:ins w:id="18" w:author="Charles" w:date="2017-02-26T12:36:00Z"/>
          <w:rFonts w:asciiTheme="minorHAnsi" w:eastAsiaTheme="minorEastAsia" w:hAnsiTheme="minorHAnsi" w:cstheme="minorBidi"/>
          <w:noProof/>
          <w:szCs w:val="22"/>
        </w:rPr>
      </w:pPr>
      <w:ins w:id="19" w:author="Charles" w:date="2017-02-26T12:36:00Z">
        <w:r w:rsidRPr="0079140B">
          <w:rPr>
            <w:rStyle w:val="af2"/>
            <w:noProof/>
          </w:rPr>
          <w:fldChar w:fldCharType="begin"/>
        </w:r>
        <w:r w:rsidRPr="0079140B">
          <w:rPr>
            <w:rStyle w:val="af2"/>
            <w:noProof/>
          </w:rPr>
          <w:instrText xml:space="preserve"> </w:instrText>
        </w:r>
        <w:r>
          <w:rPr>
            <w:noProof/>
          </w:rPr>
          <w:instrText>HYPERLINK \l "_Toc475875932"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1.1</w:t>
        </w:r>
        <w:r w:rsidRPr="0079140B">
          <w:rPr>
            <w:rStyle w:val="af2"/>
            <w:rFonts w:ascii="黑体" w:eastAsia="黑体" w:hAnsi="黑体"/>
            <w:noProof/>
          </w:rPr>
          <w:t xml:space="preserve">  </w:t>
        </w:r>
        <w:r w:rsidRPr="0079140B">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_Toc475875932 \h </w:instrText>
        </w:r>
      </w:ins>
      <w:r>
        <w:rPr>
          <w:noProof/>
          <w:webHidden/>
        </w:rPr>
      </w:r>
      <w:r>
        <w:rPr>
          <w:noProof/>
          <w:webHidden/>
        </w:rPr>
        <w:fldChar w:fldCharType="separate"/>
      </w:r>
      <w:r w:rsidR="005A4869">
        <w:rPr>
          <w:noProof/>
          <w:webHidden/>
        </w:rPr>
        <w:t>1</w:t>
      </w:r>
      <w:ins w:id="20" w:author="Charles" w:date="2017-02-26T12:36:00Z">
        <w:r>
          <w:rPr>
            <w:noProof/>
            <w:webHidden/>
          </w:rPr>
          <w:fldChar w:fldCharType="end"/>
        </w:r>
        <w:r w:rsidRPr="0079140B">
          <w:rPr>
            <w:rStyle w:val="af2"/>
            <w:noProof/>
          </w:rPr>
          <w:fldChar w:fldCharType="end"/>
        </w:r>
      </w:ins>
    </w:p>
    <w:p w14:paraId="3FCE9A9E" w14:textId="071D32B3" w:rsidR="006F15BC" w:rsidRDefault="006F15BC">
      <w:pPr>
        <w:pStyle w:val="21"/>
        <w:rPr>
          <w:ins w:id="21" w:author="Charles" w:date="2017-02-26T12:36:00Z"/>
          <w:rFonts w:asciiTheme="minorHAnsi" w:eastAsiaTheme="minorEastAsia" w:hAnsiTheme="minorHAnsi" w:cstheme="minorBidi"/>
          <w:noProof/>
          <w:szCs w:val="22"/>
        </w:rPr>
      </w:pPr>
      <w:ins w:id="22" w:author="Charles" w:date="2017-02-26T12:36:00Z">
        <w:r w:rsidRPr="0079140B">
          <w:rPr>
            <w:rStyle w:val="af2"/>
            <w:noProof/>
          </w:rPr>
          <w:fldChar w:fldCharType="begin"/>
        </w:r>
        <w:r w:rsidRPr="0079140B">
          <w:rPr>
            <w:rStyle w:val="af2"/>
            <w:noProof/>
          </w:rPr>
          <w:instrText xml:space="preserve"> </w:instrText>
        </w:r>
        <w:r>
          <w:rPr>
            <w:noProof/>
          </w:rPr>
          <w:instrText>HYPERLINK \l "_Toc475875933"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1.2 </w:t>
        </w:r>
        <w:r w:rsidRPr="0079140B">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_Toc475875933 \h </w:instrText>
        </w:r>
      </w:ins>
      <w:r>
        <w:rPr>
          <w:noProof/>
          <w:webHidden/>
        </w:rPr>
      </w:r>
      <w:r>
        <w:rPr>
          <w:noProof/>
          <w:webHidden/>
        </w:rPr>
        <w:fldChar w:fldCharType="separate"/>
      </w:r>
      <w:r w:rsidR="005A4869">
        <w:rPr>
          <w:noProof/>
          <w:webHidden/>
        </w:rPr>
        <w:t>1</w:t>
      </w:r>
      <w:ins w:id="23" w:author="Charles" w:date="2017-02-26T12:36:00Z">
        <w:r>
          <w:rPr>
            <w:noProof/>
            <w:webHidden/>
          </w:rPr>
          <w:fldChar w:fldCharType="end"/>
        </w:r>
        <w:r w:rsidRPr="0079140B">
          <w:rPr>
            <w:rStyle w:val="af2"/>
            <w:noProof/>
          </w:rPr>
          <w:fldChar w:fldCharType="end"/>
        </w:r>
      </w:ins>
    </w:p>
    <w:p w14:paraId="740E8838" w14:textId="476FBF75" w:rsidR="006F15BC" w:rsidRDefault="006F15BC">
      <w:pPr>
        <w:pStyle w:val="21"/>
        <w:rPr>
          <w:ins w:id="24" w:author="Charles" w:date="2017-02-26T12:36:00Z"/>
          <w:rFonts w:asciiTheme="minorHAnsi" w:eastAsiaTheme="minorEastAsia" w:hAnsiTheme="minorHAnsi" w:cstheme="minorBidi"/>
          <w:noProof/>
          <w:szCs w:val="22"/>
        </w:rPr>
      </w:pPr>
      <w:ins w:id="25" w:author="Charles" w:date="2017-02-26T12:36:00Z">
        <w:r w:rsidRPr="0079140B">
          <w:rPr>
            <w:rStyle w:val="af2"/>
            <w:noProof/>
          </w:rPr>
          <w:fldChar w:fldCharType="begin"/>
        </w:r>
        <w:r w:rsidRPr="0079140B">
          <w:rPr>
            <w:rStyle w:val="af2"/>
            <w:noProof/>
          </w:rPr>
          <w:instrText xml:space="preserve"> </w:instrText>
        </w:r>
        <w:r>
          <w:rPr>
            <w:noProof/>
          </w:rPr>
          <w:instrText>HYPERLINK \l "_Toc475875934"</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1.3 </w:t>
        </w:r>
        <w:r w:rsidRPr="0079140B">
          <w:rPr>
            <w:rStyle w:val="af2"/>
            <w:rFonts w:eastAsia="黑体"/>
            <w:noProof/>
          </w:rPr>
          <w:t>本文的研究内容和方法</w:t>
        </w:r>
        <w:r>
          <w:rPr>
            <w:noProof/>
            <w:webHidden/>
          </w:rPr>
          <w:tab/>
        </w:r>
        <w:r>
          <w:rPr>
            <w:noProof/>
            <w:webHidden/>
          </w:rPr>
          <w:fldChar w:fldCharType="begin"/>
        </w:r>
        <w:r>
          <w:rPr>
            <w:noProof/>
            <w:webHidden/>
          </w:rPr>
          <w:instrText xml:space="preserve"> PAGEREF _Toc475875934 \h </w:instrText>
        </w:r>
      </w:ins>
      <w:r>
        <w:rPr>
          <w:noProof/>
          <w:webHidden/>
        </w:rPr>
      </w:r>
      <w:r>
        <w:rPr>
          <w:noProof/>
          <w:webHidden/>
        </w:rPr>
        <w:fldChar w:fldCharType="separate"/>
      </w:r>
      <w:r w:rsidR="005A4869">
        <w:rPr>
          <w:noProof/>
          <w:webHidden/>
        </w:rPr>
        <w:t>2</w:t>
      </w:r>
      <w:ins w:id="26" w:author="Charles" w:date="2017-02-26T12:36:00Z">
        <w:r>
          <w:rPr>
            <w:noProof/>
            <w:webHidden/>
          </w:rPr>
          <w:fldChar w:fldCharType="end"/>
        </w:r>
        <w:r w:rsidRPr="0079140B">
          <w:rPr>
            <w:rStyle w:val="af2"/>
            <w:noProof/>
          </w:rPr>
          <w:fldChar w:fldCharType="end"/>
        </w:r>
      </w:ins>
    </w:p>
    <w:p w14:paraId="6C8CD0F7" w14:textId="11BCD822" w:rsidR="006F15BC" w:rsidRDefault="006F15BC">
      <w:pPr>
        <w:pStyle w:val="21"/>
        <w:rPr>
          <w:ins w:id="27" w:author="Charles" w:date="2017-02-26T12:36:00Z"/>
          <w:rFonts w:asciiTheme="minorHAnsi" w:eastAsiaTheme="minorEastAsia" w:hAnsiTheme="minorHAnsi" w:cstheme="minorBidi"/>
          <w:noProof/>
          <w:szCs w:val="22"/>
        </w:rPr>
      </w:pPr>
      <w:ins w:id="28" w:author="Charles" w:date="2017-02-26T12:36:00Z">
        <w:r w:rsidRPr="0079140B">
          <w:rPr>
            <w:rStyle w:val="af2"/>
            <w:noProof/>
          </w:rPr>
          <w:fldChar w:fldCharType="begin"/>
        </w:r>
        <w:r w:rsidRPr="0079140B">
          <w:rPr>
            <w:rStyle w:val="af2"/>
            <w:noProof/>
          </w:rPr>
          <w:instrText xml:space="preserve"> </w:instrText>
        </w:r>
        <w:r>
          <w:rPr>
            <w:noProof/>
          </w:rPr>
          <w:instrText>HYPERLINK \l "_Toc475875935"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1.4 </w:t>
        </w:r>
        <w:r w:rsidRPr="0079140B">
          <w:rPr>
            <w:rStyle w:val="af2"/>
            <w:rFonts w:eastAsia="黑体"/>
            <w:noProof/>
          </w:rPr>
          <w:t>本文内容组织结构</w:t>
        </w:r>
        <w:r>
          <w:rPr>
            <w:noProof/>
            <w:webHidden/>
          </w:rPr>
          <w:tab/>
        </w:r>
        <w:r>
          <w:rPr>
            <w:noProof/>
            <w:webHidden/>
          </w:rPr>
          <w:fldChar w:fldCharType="begin"/>
        </w:r>
        <w:r>
          <w:rPr>
            <w:noProof/>
            <w:webHidden/>
          </w:rPr>
          <w:instrText xml:space="preserve"> PAGEREF _Toc475875935 \h </w:instrText>
        </w:r>
      </w:ins>
      <w:r>
        <w:rPr>
          <w:noProof/>
          <w:webHidden/>
        </w:rPr>
      </w:r>
      <w:r>
        <w:rPr>
          <w:noProof/>
          <w:webHidden/>
        </w:rPr>
        <w:fldChar w:fldCharType="separate"/>
      </w:r>
      <w:r w:rsidR="005A4869">
        <w:rPr>
          <w:noProof/>
          <w:webHidden/>
        </w:rPr>
        <w:t>3</w:t>
      </w:r>
      <w:ins w:id="29" w:author="Charles" w:date="2017-02-26T12:36:00Z">
        <w:r>
          <w:rPr>
            <w:noProof/>
            <w:webHidden/>
          </w:rPr>
          <w:fldChar w:fldCharType="end"/>
        </w:r>
        <w:r w:rsidRPr="0079140B">
          <w:rPr>
            <w:rStyle w:val="af2"/>
            <w:noProof/>
          </w:rPr>
          <w:fldChar w:fldCharType="end"/>
        </w:r>
      </w:ins>
    </w:p>
    <w:p w14:paraId="7139810C" w14:textId="15520FE4" w:rsidR="006F15BC" w:rsidRDefault="006F15BC" w:rsidP="00767E92">
      <w:pPr>
        <w:pStyle w:val="11"/>
        <w:rPr>
          <w:ins w:id="30" w:author="Charles" w:date="2017-02-26T12:36:00Z"/>
          <w:rFonts w:asciiTheme="minorHAnsi" w:eastAsiaTheme="minorEastAsia" w:hAnsiTheme="minorHAnsi" w:cstheme="minorBidi"/>
          <w:szCs w:val="22"/>
        </w:rPr>
      </w:pPr>
      <w:ins w:id="31" w:author="Charles" w:date="2017-02-26T12:36:00Z">
        <w:r w:rsidRPr="0079140B">
          <w:rPr>
            <w:rStyle w:val="af2"/>
          </w:rPr>
          <w:fldChar w:fldCharType="begin"/>
        </w:r>
        <w:r w:rsidRPr="0079140B">
          <w:rPr>
            <w:rStyle w:val="af2"/>
          </w:rPr>
          <w:instrText xml:space="preserve"> </w:instrText>
        </w:r>
        <w:r>
          <w:instrText>HYPERLINK \l "_Toc475875936"</w:instrText>
        </w:r>
        <w:r w:rsidRPr="0079140B">
          <w:rPr>
            <w:rStyle w:val="af2"/>
          </w:rPr>
          <w:instrText xml:space="preserve"> </w:instrText>
        </w:r>
        <w:r w:rsidRPr="0079140B">
          <w:rPr>
            <w:rStyle w:val="af2"/>
          </w:rPr>
          <w:fldChar w:fldCharType="separate"/>
        </w:r>
        <w:r w:rsidRPr="0079140B">
          <w:rPr>
            <w:rStyle w:val="af2"/>
          </w:rPr>
          <w:t>第</w:t>
        </w:r>
        <w:r w:rsidRPr="0079140B">
          <w:rPr>
            <w:rStyle w:val="af2"/>
            <w:rFonts w:ascii="Times New Roman" w:hAnsi="Times New Roman"/>
          </w:rPr>
          <w:t>二</w:t>
        </w:r>
        <w:r w:rsidRPr="0079140B">
          <w:rPr>
            <w:rStyle w:val="af2"/>
          </w:rPr>
          <w:t>章  相关技术</w:t>
        </w:r>
        <w:r>
          <w:rPr>
            <w:webHidden/>
          </w:rPr>
          <w:tab/>
        </w:r>
        <w:r>
          <w:rPr>
            <w:webHidden/>
          </w:rPr>
          <w:fldChar w:fldCharType="begin"/>
        </w:r>
        <w:r>
          <w:rPr>
            <w:webHidden/>
          </w:rPr>
          <w:instrText xml:space="preserve"> PAGEREF _Toc475875936 \h </w:instrText>
        </w:r>
      </w:ins>
      <w:r>
        <w:rPr>
          <w:webHidden/>
        </w:rPr>
      </w:r>
      <w:r>
        <w:rPr>
          <w:webHidden/>
        </w:rPr>
        <w:fldChar w:fldCharType="separate"/>
      </w:r>
      <w:r w:rsidR="005A4869">
        <w:rPr>
          <w:webHidden/>
        </w:rPr>
        <w:t>4</w:t>
      </w:r>
      <w:ins w:id="32" w:author="Charles" w:date="2017-02-26T12:36:00Z">
        <w:r>
          <w:rPr>
            <w:webHidden/>
          </w:rPr>
          <w:fldChar w:fldCharType="end"/>
        </w:r>
        <w:r w:rsidRPr="0079140B">
          <w:rPr>
            <w:rStyle w:val="af2"/>
          </w:rPr>
          <w:fldChar w:fldCharType="end"/>
        </w:r>
      </w:ins>
    </w:p>
    <w:p w14:paraId="4618AA29" w14:textId="7282DB4A" w:rsidR="006F15BC" w:rsidRDefault="006F15BC">
      <w:pPr>
        <w:pStyle w:val="21"/>
        <w:rPr>
          <w:ins w:id="33" w:author="Charles" w:date="2017-02-26T12:36:00Z"/>
          <w:rFonts w:asciiTheme="minorHAnsi" w:eastAsiaTheme="minorEastAsia" w:hAnsiTheme="minorHAnsi" w:cstheme="minorBidi"/>
          <w:noProof/>
          <w:szCs w:val="22"/>
        </w:rPr>
      </w:pPr>
      <w:ins w:id="34" w:author="Charles" w:date="2017-02-26T12:36:00Z">
        <w:r w:rsidRPr="0079140B">
          <w:rPr>
            <w:rStyle w:val="af2"/>
            <w:noProof/>
          </w:rPr>
          <w:fldChar w:fldCharType="begin"/>
        </w:r>
        <w:r w:rsidRPr="0079140B">
          <w:rPr>
            <w:rStyle w:val="af2"/>
            <w:noProof/>
          </w:rPr>
          <w:instrText xml:space="preserve"> </w:instrText>
        </w:r>
        <w:r>
          <w:rPr>
            <w:noProof/>
          </w:rPr>
          <w:instrText>HYPERLINK \l "_Toc475875937"</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2.1</w:t>
        </w:r>
        <w:r w:rsidRPr="0079140B">
          <w:rPr>
            <w:rStyle w:val="af2"/>
            <w:rFonts w:ascii="黑体" w:eastAsia="黑体" w:hAnsi="黑体"/>
            <w:noProof/>
          </w:rPr>
          <w:t xml:space="preserve">  逻辑回归(LR)模型</w:t>
        </w:r>
        <w:r>
          <w:rPr>
            <w:noProof/>
            <w:webHidden/>
          </w:rPr>
          <w:tab/>
        </w:r>
        <w:r>
          <w:rPr>
            <w:noProof/>
            <w:webHidden/>
          </w:rPr>
          <w:fldChar w:fldCharType="begin"/>
        </w:r>
        <w:r>
          <w:rPr>
            <w:noProof/>
            <w:webHidden/>
          </w:rPr>
          <w:instrText xml:space="preserve"> PAGEREF _Toc475875937 \h </w:instrText>
        </w:r>
      </w:ins>
      <w:r>
        <w:rPr>
          <w:noProof/>
          <w:webHidden/>
        </w:rPr>
      </w:r>
      <w:r>
        <w:rPr>
          <w:noProof/>
          <w:webHidden/>
        </w:rPr>
        <w:fldChar w:fldCharType="separate"/>
      </w:r>
      <w:r w:rsidR="005A4869">
        <w:rPr>
          <w:noProof/>
          <w:webHidden/>
        </w:rPr>
        <w:t>4</w:t>
      </w:r>
      <w:ins w:id="35" w:author="Charles" w:date="2017-02-26T12:36:00Z">
        <w:r>
          <w:rPr>
            <w:noProof/>
            <w:webHidden/>
          </w:rPr>
          <w:fldChar w:fldCharType="end"/>
        </w:r>
        <w:r w:rsidRPr="0079140B">
          <w:rPr>
            <w:rStyle w:val="af2"/>
            <w:noProof/>
          </w:rPr>
          <w:fldChar w:fldCharType="end"/>
        </w:r>
      </w:ins>
    </w:p>
    <w:p w14:paraId="3B44CA06" w14:textId="70C3FF02" w:rsidR="006F15BC" w:rsidRDefault="006F15BC">
      <w:pPr>
        <w:pStyle w:val="32"/>
        <w:rPr>
          <w:ins w:id="36" w:author="Charles" w:date="2017-02-26T12:36:00Z"/>
          <w:rFonts w:asciiTheme="minorHAnsi" w:eastAsiaTheme="minorEastAsia" w:hAnsiTheme="minorHAnsi" w:cstheme="minorBidi"/>
          <w:noProof/>
          <w:szCs w:val="22"/>
        </w:rPr>
      </w:pPr>
      <w:ins w:id="37" w:author="Charles" w:date="2017-02-26T12:36:00Z">
        <w:r w:rsidRPr="0079140B">
          <w:rPr>
            <w:rStyle w:val="af2"/>
            <w:noProof/>
          </w:rPr>
          <w:fldChar w:fldCharType="begin"/>
        </w:r>
        <w:r w:rsidRPr="0079140B">
          <w:rPr>
            <w:rStyle w:val="af2"/>
            <w:noProof/>
          </w:rPr>
          <w:instrText xml:space="preserve"> </w:instrText>
        </w:r>
        <w:r>
          <w:rPr>
            <w:noProof/>
          </w:rPr>
          <w:instrText>HYPERLINK \l "_Toc475875938"</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2.1.1 </w:t>
        </w:r>
        <w:r w:rsidRPr="0079140B">
          <w:rPr>
            <w:rStyle w:val="af2"/>
            <w:rFonts w:eastAsia="黑体"/>
            <w:noProof/>
          </w:rPr>
          <w:t>逻辑函数</w:t>
        </w:r>
        <w:r>
          <w:rPr>
            <w:noProof/>
            <w:webHidden/>
          </w:rPr>
          <w:tab/>
        </w:r>
        <w:r>
          <w:rPr>
            <w:noProof/>
            <w:webHidden/>
          </w:rPr>
          <w:fldChar w:fldCharType="begin"/>
        </w:r>
        <w:r>
          <w:rPr>
            <w:noProof/>
            <w:webHidden/>
          </w:rPr>
          <w:instrText xml:space="preserve"> PAGEREF _Toc475875938 \h </w:instrText>
        </w:r>
      </w:ins>
      <w:r>
        <w:rPr>
          <w:noProof/>
          <w:webHidden/>
        </w:rPr>
      </w:r>
      <w:r>
        <w:rPr>
          <w:noProof/>
          <w:webHidden/>
        </w:rPr>
        <w:fldChar w:fldCharType="separate"/>
      </w:r>
      <w:r w:rsidR="005A4869">
        <w:rPr>
          <w:noProof/>
          <w:webHidden/>
        </w:rPr>
        <w:t>5</w:t>
      </w:r>
      <w:ins w:id="38" w:author="Charles" w:date="2017-02-26T12:36:00Z">
        <w:r>
          <w:rPr>
            <w:noProof/>
            <w:webHidden/>
          </w:rPr>
          <w:fldChar w:fldCharType="end"/>
        </w:r>
        <w:r w:rsidRPr="0079140B">
          <w:rPr>
            <w:rStyle w:val="af2"/>
            <w:noProof/>
          </w:rPr>
          <w:fldChar w:fldCharType="end"/>
        </w:r>
      </w:ins>
    </w:p>
    <w:p w14:paraId="59072DEE" w14:textId="64D28208" w:rsidR="006F15BC" w:rsidRDefault="006F15BC">
      <w:pPr>
        <w:pStyle w:val="32"/>
        <w:rPr>
          <w:ins w:id="39" w:author="Charles" w:date="2017-02-26T12:36:00Z"/>
          <w:rFonts w:asciiTheme="minorHAnsi" w:eastAsiaTheme="minorEastAsia" w:hAnsiTheme="minorHAnsi" w:cstheme="minorBidi"/>
          <w:noProof/>
          <w:szCs w:val="22"/>
        </w:rPr>
      </w:pPr>
      <w:ins w:id="40" w:author="Charles" w:date="2017-02-26T12:36:00Z">
        <w:r w:rsidRPr="0079140B">
          <w:rPr>
            <w:rStyle w:val="af2"/>
            <w:noProof/>
          </w:rPr>
          <w:fldChar w:fldCharType="begin"/>
        </w:r>
        <w:r w:rsidRPr="0079140B">
          <w:rPr>
            <w:rStyle w:val="af2"/>
            <w:noProof/>
          </w:rPr>
          <w:instrText xml:space="preserve"> </w:instrText>
        </w:r>
        <w:r>
          <w:rPr>
            <w:noProof/>
          </w:rPr>
          <w:instrText>HYPERLINK \l "_Toc475875939"</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2.1.2 </w:t>
        </w:r>
        <w:r w:rsidRPr="0079140B">
          <w:rPr>
            <w:rStyle w:val="af2"/>
            <w:rFonts w:eastAsia="黑体"/>
            <w:noProof/>
          </w:rPr>
          <w:t>模型调整</w:t>
        </w:r>
        <w:r>
          <w:rPr>
            <w:noProof/>
            <w:webHidden/>
          </w:rPr>
          <w:tab/>
        </w:r>
        <w:r>
          <w:rPr>
            <w:noProof/>
            <w:webHidden/>
          </w:rPr>
          <w:fldChar w:fldCharType="begin"/>
        </w:r>
        <w:r>
          <w:rPr>
            <w:noProof/>
            <w:webHidden/>
          </w:rPr>
          <w:instrText xml:space="preserve"> PAGEREF _Toc475875939 \h </w:instrText>
        </w:r>
      </w:ins>
      <w:r>
        <w:rPr>
          <w:noProof/>
          <w:webHidden/>
        </w:rPr>
      </w:r>
      <w:r>
        <w:rPr>
          <w:noProof/>
          <w:webHidden/>
        </w:rPr>
        <w:fldChar w:fldCharType="separate"/>
      </w:r>
      <w:r w:rsidR="005A4869">
        <w:rPr>
          <w:noProof/>
          <w:webHidden/>
        </w:rPr>
        <w:t>6</w:t>
      </w:r>
      <w:ins w:id="41" w:author="Charles" w:date="2017-02-26T12:36:00Z">
        <w:r>
          <w:rPr>
            <w:noProof/>
            <w:webHidden/>
          </w:rPr>
          <w:fldChar w:fldCharType="end"/>
        </w:r>
        <w:r w:rsidRPr="0079140B">
          <w:rPr>
            <w:rStyle w:val="af2"/>
            <w:noProof/>
          </w:rPr>
          <w:fldChar w:fldCharType="end"/>
        </w:r>
      </w:ins>
    </w:p>
    <w:p w14:paraId="0379F6EE" w14:textId="1BA341A2" w:rsidR="006F15BC" w:rsidRDefault="006F15BC">
      <w:pPr>
        <w:pStyle w:val="21"/>
        <w:rPr>
          <w:ins w:id="42" w:author="Charles" w:date="2017-02-26T12:36:00Z"/>
          <w:rFonts w:asciiTheme="minorHAnsi" w:eastAsiaTheme="minorEastAsia" w:hAnsiTheme="minorHAnsi" w:cstheme="minorBidi"/>
          <w:noProof/>
          <w:szCs w:val="22"/>
        </w:rPr>
      </w:pPr>
      <w:ins w:id="43" w:author="Charles" w:date="2017-02-26T12:36:00Z">
        <w:r w:rsidRPr="0079140B">
          <w:rPr>
            <w:rStyle w:val="af2"/>
            <w:noProof/>
          </w:rPr>
          <w:fldChar w:fldCharType="begin"/>
        </w:r>
        <w:r w:rsidRPr="0079140B">
          <w:rPr>
            <w:rStyle w:val="af2"/>
            <w:noProof/>
          </w:rPr>
          <w:instrText xml:space="preserve"> </w:instrText>
        </w:r>
        <w:r>
          <w:rPr>
            <w:noProof/>
          </w:rPr>
          <w:instrText>HYPERLINK \l "_Toc475875940"</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2.2 </w:t>
        </w:r>
        <w:r w:rsidRPr="0079140B">
          <w:rPr>
            <w:rStyle w:val="af2"/>
            <w:rFonts w:eastAsia="黑体"/>
            <w:noProof/>
          </w:rPr>
          <w:t>在线学习算法</w:t>
        </w:r>
        <w:r w:rsidRPr="0079140B">
          <w:rPr>
            <w:rStyle w:val="af2"/>
            <w:rFonts w:eastAsia="黑体"/>
            <w:noProof/>
          </w:rPr>
          <w:t>FTRL</w:t>
        </w:r>
        <w:r>
          <w:rPr>
            <w:noProof/>
            <w:webHidden/>
          </w:rPr>
          <w:tab/>
        </w:r>
        <w:r>
          <w:rPr>
            <w:noProof/>
            <w:webHidden/>
          </w:rPr>
          <w:fldChar w:fldCharType="begin"/>
        </w:r>
        <w:r>
          <w:rPr>
            <w:noProof/>
            <w:webHidden/>
          </w:rPr>
          <w:instrText xml:space="preserve"> PAGEREF _Toc475875940 \h </w:instrText>
        </w:r>
      </w:ins>
      <w:r>
        <w:rPr>
          <w:noProof/>
          <w:webHidden/>
        </w:rPr>
      </w:r>
      <w:r>
        <w:rPr>
          <w:noProof/>
          <w:webHidden/>
        </w:rPr>
        <w:fldChar w:fldCharType="separate"/>
      </w:r>
      <w:r w:rsidR="005A4869">
        <w:rPr>
          <w:noProof/>
          <w:webHidden/>
        </w:rPr>
        <w:t>7</w:t>
      </w:r>
      <w:ins w:id="44" w:author="Charles" w:date="2017-02-26T12:36:00Z">
        <w:r>
          <w:rPr>
            <w:noProof/>
            <w:webHidden/>
          </w:rPr>
          <w:fldChar w:fldCharType="end"/>
        </w:r>
        <w:r w:rsidRPr="0079140B">
          <w:rPr>
            <w:rStyle w:val="af2"/>
            <w:noProof/>
          </w:rPr>
          <w:fldChar w:fldCharType="end"/>
        </w:r>
      </w:ins>
    </w:p>
    <w:p w14:paraId="7902B869" w14:textId="2D9B8584" w:rsidR="006F15BC" w:rsidRDefault="006F15BC">
      <w:pPr>
        <w:pStyle w:val="32"/>
        <w:rPr>
          <w:ins w:id="45" w:author="Charles" w:date="2017-02-26T12:36:00Z"/>
          <w:rFonts w:asciiTheme="minorHAnsi" w:eastAsiaTheme="minorEastAsia" w:hAnsiTheme="minorHAnsi" w:cstheme="minorBidi"/>
          <w:noProof/>
          <w:szCs w:val="22"/>
        </w:rPr>
      </w:pPr>
      <w:ins w:id="46" w:author="Charles" w:date="2017-02-26T12:36:00Z">
        <w:r w:rsidRPr="0079140B">
          <w:rPr>
            <w:rStyle w:val="af2"/>
            <w:noProof/>
          </w:rPr>
          <w:fldChar w:fldCharType="begin"/>
        </w:r>
        <w:r w:rsidRPr="0079140B">
          <w:rPr>
            <w:rStyle w:val="af2"/>
            <w:noProof/>
          </w:rPr>
          <w:instrText xml:space="preserve"> </w:instrText>
        </w:r>
        <w:r>
          <w:rPr>
            <w:noProof/>
          </w:rPr>
          <w:instrText>HYPERLINK \l "_Toc475875941"</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2.2.1 </w:t>
        </w:r>
        <w:r w:rsidRPr="0079140B">
          <w:rPr>
            <w:rStyle w:val="af2"/>
            <w:rFonts w:eastAsia="黑体"/>
            <w:noProof/>
          </w:rPr>
          <w:t>背景</w:t>
        </w:r>
        <w:r>
          <w:rPr>
            <w:noProof/>
            <w:webHidden/>
          </w:rPr>
          <w:tab/>
        </w:r>
        <w:r>
          <w:rPr>
            <w:noProof/>
            <w:webHidden/>
          </w:rPr>
          <w:fldChar w:fldCharType="begin"/>
        </w:r>
        <w:r>
          <w:rPr>
            <w:noProof/>
            <w:webHidden/>
          </w:rPr>
          <w:instrText xml:space="preserve"> PAGEREF _Toc475875941 \h </w:instrText>
        </w:r>
      </w:ins>
      <w:r>
        <w:rPr>
          <w:noProof/>
          <w:webHidden/>
        </w:rPr>
      </w:r>
      <w:r>
        <w:rPr>
          <w:noProof/>
          <w:webHidden/>
        </w:rPr>
        <w:fldChar w:fldCharType="separate"/>
      </w:r>
      <w:r w:rsidR="005A4869">
        <w:rPr>
          <w:noProof/>
          <w:webHidden/>
        </w:rPr>
        <w:t>7</w:t>
      </w:r>
      <w:ins w:id="47" w:author="Charles" w:date="2017-02-26T12:36:00Z">
        <w:r>
          <w:rPr>
            <w:noProof/>
            <w:webHidden/>
          </w:rPr>
          <w:fldChar w:fldCharType="end"/>
        </w:r>
        <w:r w:rsidRPr="0079140B">
          <w:rPr>
            <w:rStyle w:val="af2"/>
            <w:noProof/>
          </w:rPr>
          <w:fldChar w:fldCharType="end"/>
        </w:r>
      </w:ins>
    </w:p>
    <w:p w14:paraId="78699DEF" w14:textId="28C52C98" w:rsidR="006F15BC" w:rsidRDefault="006F15BC">
      <w:pPr>
        <w:pStyle w:val="32"/>
        <w:rPr>
          <w:ins w:id="48" w:author="Charles" w:date="2017-02-26T12:36:00Z"/>
          <w:rFonts w:asciiTheme="minorHAnsi" w:eastAsiaTheme="minorEastAsia" w:hAnsiTheme="minorHAnsi" w:cstheme="minorBidi"/>
          <w:noProof/>
          <w:szCs w:val="22"/>
        </w:rPr>
      </w:pPr>
      <w:ins w:id="49" w:author="Charles" w:date="2017-02-26T12:36:00Z">
        <w:r w:rsidRPr="0079140B">
          <w:rPr>
            <w:rStyle w:val="af2"/>
            <w:noProof/>
          </w:rPr>
          <w:fldChar w:fldCharType="begin"/>
        </w:r>
        <w:r w:rsidRPr="0079140B">
          <w:rPr>
            <w:rStyle w:val="af2"/>
            <w:noProof/>
          </w:rPr>
          <w:instrText xml:space="preserve"> </w:instrText>
        </w:r>
        <w:r>
          <w:rPr>
            <w:noProof/>
          </w:rPr>
          <w:instrText>HYPERLINK \l "_Toc475875942"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2.2.2 </w:t>
        </w:r>
        <w:r w:rsidRPr="0079140B">
          <w:rPr>
            <w:rStyle w:val="af2"/>
            <w:rFonts w:eastAsia="黑体"/>
            <w:noProof/>
          </w:rPr>
          <w:t>相关算法</w:t>
        </w:r>
        <w:r>
          <w:rPr>
            <w:noProof/>
            <w:webHidden/>
          </w:rPr>
          <w:tab/>
        </w:r>
        <w:r>
          <w:rPr>
            <w:noProof/>
            <w:webHidden/>
          </w:rPr>
          <w:fldChar w:fldCharType="begin"/>
        </w:r>
        <w:r>
          <w:rPr>
            <w:noProof/>
            <w:webHidden/>
          </w:rPr>
          <w:instrText xml:space="preserve"> PAGEREF _Toc475875942 \h </w:instrText>
        </w:r>
      </w:ins>
      <w:r>
        <w:rPr>
          <w:noProof/>
          <w:webHidden/>
        </w:rPr>
      </w:r>
      <w:r>
        <w:rPr>
          <w:noProof/>
          <w:webHidden/>
        </w:rPr>
        <w:fldChar w:fldCharType="separate"/>
      </w:r>
      <w:r w:rsidR="005A4869">
        <w:rPr>
          <w:noProof/>
          <w:webHidden/>
        </w:rPr>
        <w:t>8</w:t>
      </w:r>
      <w:ins w:id="50" w:author="Charles" w:date="2017-02-26T12:36:00Z">
        <w:r>
          <w:rPr>
            <w:noProof/>
            <w:webHidden/>
          </w:rPr>
          <w:fldChar w:fldCharType="end"/>
        </w:r>
        <w:r w:rsidRPr="0079140B">
          <w:rPr>
            <w:rStyle w:val="af2"/>
            <w:noProof/>
          </w:rPr>
          <w:fldChar w:fldCharType="end"/>
        </w:r>
      </w:ins>
    </w:p>
    <w:p w14:paraId="06DCDB87" w14:textId="25160975" w:rsidR="006F15BC" w:rsidRDefault="006F15BC">
      <w:pPr>
        <w:pStyle w:val="32"/>
        <w:rPr>
          <w:ins w:id="51" w:author="Charles" w:date="2017-02-26T12:36:00Z"/>
          <w:rFonts w:asciiTheme="minorHAnsi" w:eastAsiaTheme="minorEastAsia" w:hAnsiTheme="minorHAnsi" w:cstheme="minorBidi"/>
          <w:noProof/>
          <w:szCs w:val="22"/>
        </w:rPr>
      </w:pPr>
      <w:ins w:id="52" w:author="Charles" w:date="2017-02-26T12:36:00Z">
        <w:r w:rsidRPr="0079140B">
          <w:rPr>
            <w:rStyle w:val="af2"/>
            <w:noProof/>
          </w:rPr>
          <w:fldChar w:fldCharType="begin"/>
        </w:r>
        <w:r w:rsidRPr="0079140B">
          <w:rPr>
            <w:rStyle w:val="af2"/>
            <w:noProof/>
          </w:rPr>
          <w:instrText xml:space="preserve"> </w:instrText>
        </w:r>
        <w:r>
          <w:rPr>
            <w:noProof/>
          </w:rPr>
          <w:instrText>HYPERLINK \l "_Toc475875943"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2.2.3 FTRL</w:t>
        </w:r>
        <w:r w:rsidRPr="0079140B">
          <w:rPr>
            <w:rStyle w:val="af2"/>
            <w:rFonts w:eastAsia="黑体"/>
            <w:noProof/>
          </w:rPr>
          <w:t>算法实现</w:t>
        </w:r>
        <w:r>
          <w:rPr>
            <w:noProof/>
            <w:webHidden/>
          </w:rPr>
          <w:tab/>
        </w:r>
        <w:r>
          <w:rPr>
            <w:noProof/>
            <w:webHidden/>
          </w:rPr>
          <w:fldChar w:fldCharType="begin"/>
        </w:r>
        <w:r>
          <w:rPr>
            <w:noProof/>
            <w:webHidden/>
          </w:rPr>
          <w:instrText xml:space="preserve"> PAGEREF _Toc475875943 \h </w:instrText>
        </w:r>
      </w:ins>
      <w:r>
        <w:rPr>
          <w:noProof/>
          <w:webHidden/>
        </w:rPr>
      </w:r>
      <w:r>
        <w:rPr>
          <w:noProof/>
          <w:webHidden/>
        </w:rPr>
        <w:fldChar w:fldCharType="separate"/>
      </w:r>
      <w:r w:rsidR="005A4869">
        <w:rPr>
          <w:noProof/>
          <w:webHidden/>
        </w:rPr>
        <w:t>9</w:t>
      </w:r>
      <w:ins w:id="53" w:author="Charles" w:date="2017-02-26T12:36:00Z">
        <w:r>
          <w:rPr>
            <w:noProof/>
            <w:webHidden/>
          </w:rPr>
          <w:fldChar w:fldCharType="end"/>
        </w:r>
        <w:r w:rsidRPr="0079140B">
          <w:rPr>
            <w:rStyle w:val="af2"/>
            <w:noProof/>
          </w:rPr>
          <w:fldChar w:fldCharType="end"/>
        </w:r>
      </w:ins>
    </w:p>
    <w:p w14:paraId="61DE8DB4" w14:textId="0DA25AAF" w:rsidR="006F15BC" w:rsidRDefault="006F15BC">
      <w:pPr>
        <w:pStyle w:val="32"/>
        <w:rPr>
          <w:ins w:id="54" w:author="Charles" w:date="2017-02-26T12:36:00Z"/>
          <w:rFonts w:asciiTheme="minorHAnsi" w:eastAsiaTheme="minorEastAsia" w:hAnsiTheme="minorHAnsi" w:cstheme="minorBidi"/>
          <w:noProof/>
          <w:szCs w:val="22"/>
        </w:rPr>
      </w:pPr>
      <w:ins w:id="55" w:author="Charles" w:date="2017-02-26T12:36:00Z">
        <w:r w:rsidRPr="0079140B">
          <w:rPr>
            <w:rStyle w:val="af2"/>
            <w:noProof/>
          </w:rPr>
          <w:fldChar w:fldCharType="begin"/>
        </w:r>
        <w:r w:rsidRPr="0079140B">
          <w:rPr>
            <w:rStyle w:val="af2"/>
            <w:noProof/>
          </w:rPr>
          <w:instrText xml:space="preserve"> </w:instrText>
        </w:r>
        <w:r>
          <w:rPr>
            <w:noProof/>
          </w:rPr>
          <w:instrText>HYPERLINK \l "_Toc475875944"</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2.2.4 </w:t>
        </w:r>
        <w:r w:rsidRPr="0079140B">
          <w:rPr>
            <w:rStyle w:val="af2"/>
            <w:rFonts w:eastAsia="黑体"/>
            <w:noProof/>
          </w:rPr>
          <w:t>算法优化</w:t>
        </w:r>
        <w:r>
          <w:rPr>
            <w:noProof/>
            <w:webHidden/>
          </w:rPr>
          <w:tab/>
        </w:r>
        <w:r>
          <w:rPr>
            <w:noProof/>
            <w:webHidden/>
          </w:rPr>
          <w:fldChar w:fldCharType="begin"/>
        </w:r>
        <w:r>
          <w:rPr>
            <w:noProof/>
            <w:webHidden/>
          </w:rPr>
          <w:instrText xml:space="preserve"> PAGEREF _Toc475875944 \h </w:instrText>
        </w:r>
      </w:ins>
      <w:r>
        <w:rPr>
          <w:noProof/>
          <w:webHidden/>
        </w:rPr>
      </w:r>
      <w:r>
        <w:rPr>
          <w:noProof/>
          <w:webHidden/>
        </w:rPr>
        <w:fldChar w:fldCharType="separate"/>
      </w:r>
      <w:r w:rsidR="005A4869">
        <w:rPr>
          <w:noProof/>
          <w:webHidden/>
        </w:rPr>
        <w:t>10</w:t>
      </w:r>
      <w:ins w:id="56" w:author="Charles" w:date="2017-02-26T12:36:00Z">
        <w:r>
          <w:rPr>
            <w:noProof/>
            <w:webHidden/>
          </w:rPr>
          <w:fldChar w:fldCharType="end"/>
        </w:r>
        <w:r w:rsidRPr="0079140B">
          <w:rPr>
            <w:rStyle w:val="af2"/>
            <w:noProof/>
          </w:rPr>
          <w:fldChar w:fldCharType="end"/>
        </w:r>
      </w:ins>
    </w:p>
    <w:p w14:paraId="31EF0D0E" w14:textId="779EB822" w:rsidR="006F15BC" w:rsidRDefault="006F15BC">
      <w:pPr>
        <w:pStyle w:val="21"/>
        <w:rPr>
          <w:ins w:id="57" w:author="Charles" w:date="2017-02-26T12:36:00Z"/>
          <w:rFonts w:asciiTheme="minorHAnsi" w:eastAsiaTheme="minorEastAsia" w:hAnsiTheme="minorHAnsi" w:cstheme="minorBidi"/>
          <w:noProof/>
          <w:szCs w:val="22"/>
        </w:rPr>
      </w:pPr>
      <w:ins w:id="58" w:author="Charles" w:date="2017-02-26T12:36:00Z">
        <w:r w:rsidRPr="0079140B">
          <w:rPr>
            <w:rStyle w:val="af2"/>
            <w:noProof/>
          </w:rPr>
          <w:fldChar w:fldCharType="begin"/>
        </w:r>
        <w:r w:rsidRPr="0079140B">
          <w:rPr>
            <w:rStyle w:val="af2"/>
            <w:noProof/>
          </w:rPr>
          <w:instrText xml:space="preserve"> </w:instrText>
        </w:r>
        <w:r>
          <w:rPr>
            <w:noProof/>
          </w:rPr>
          <w:instrText>HYPERLINK \l "_Toc475875945"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2.3 </w:t>
        </w:r>
        <w:r w:rsidRPr="0079140B">
          <w:rPr>
            <w:rStyle w:val="af2"/>
            <w:rFonts w:eastAsia="黑体"/>
            <w:noProof/>
          </w:rPr>
          <w:t>迭代决策树</w:t>
        </w:r>
        <w:r w:rsidRPr="0079140B">
          <w:rPr>
            <w:rStyle w:val="af2"/>
            <w:rFonts w:eastAsia="黑体"/>
            <w:noProof/>
          </w:rPr>
          <w:t xml:space="preserve"> GBDT</w:t>
        </w:r>
        <w:r>
          <w:rPr>
            <w:noProof/>
            <w:webHidden/>
          </w:rPr>
          <w:tab/>
        </w:r>
        <w:r>
          <w:rPr>
            <w:noProof/>
            <w:webHidden/>
          </w:rPr>
          <w:fldChar w:fldCharType="begin"/>
        </w:r>
        <w:r>
          <w:rPr>
            <w:noProof/>
            <w:webHidden/>
          </w:rPr>
          <w:instrText xml:space="preserve"> PAGEREF _Toc475875945 \h </w:instrText>
        </w:r>
      </w:ins>
      <w:r>
        <w:rPr>
          <w:noProof/>
          <w:webHidden/>
        </w:rPr>
      </w:r>
      <w:r>
        <w:rPr>
          <w:noProof/>
          <w:webHidden/>
        </w:rPr>
        <w:fldChar w:fldCharType="separate"/>
      </w:r>
      <w:r w:rsidR="005A4869">
        <w:rPr>
          <w:noProof/>
          <w:webHidden/>
        </w:rPr>
        <w:t>10</w:t>
      </w:r>
      <w:ins w:id="59" w:author="Charles" w:date="2017-02-26T12:36:00Z">
        <w:r>
          <w:rPr>
            <w:noProof/>
            <w:webHidden/>
          </w:rPr>
          <w:fldChar w:fldCharType="end"/>
        </w:r>
        <w:r w:rsidRPr="0079140B">
          <w:rPr>
            <w:rStyle w:val="af2"/>
            <w:noProof/>
          </w:rPr>
          <w:fldChar w:fldCharType="end"/>
        </w:r>
      </w:ins>
    </w:p>
    <w:p w14:paraId="3AD4A3AF" w14:textId="7DC776DA" w:rsidR="006F15BC" w:rsidRDefault="006F15BC">
      <w:pPr>
        <w:pStyle w:val="32"/>
        <w:rPr>
          <w:ins w:id="60" w:author="Charles" w:date="2017-02-26T12:36:00Z"/>
          <w:rFonts w:asciiTheme="minorHAnsi" w:eastAsiaTheme="minorEastAsia" w:hAnsiTheme="minorHAnsi" w:cstheme="minorBidi"/>
          <w:noProof/>
          <w:szCs w:val="22"/>
        </w:rPr>
      </w:pPr>
      <w:ins w:id="61" w:author="Charles" w:date="2017-02-26T12:36:00Z">
        <w:r w:rsidRPr="0079140B">
          <w:rPr>
            <w:rStyle w:val="af2"/>
            <w:noProof/>
          </w:rPr>
          <w:fldChar w:fldCharType="begin"/>
        </w:r>
        <w:r w:rsidRPr="0079140B">
          <w:rPr>
            <w:rStyle w:val="af2"/>
            <w:noProof/>
          </w:rPr>
          <w:instrText xml:space="preserve"> </w:instrText>
        </w:r>
        <w:r>
          <w:rPr>
            <w:noProof/>
          </w:rPr>
          <w:instrText>HYPERLINK \l "_Toc475875946"</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2.3.1 </w:t>
        </w:r>
        <w:r w:rsidRPr="0079140B">
          <w:rPr>
            <w:rStyle w:val="af2"/>
            <w:rFonts w:eastAsia="黑体"/>
            <w:noProof/>
          </w:rPr>
          <w:t>回归决策树</w:t>
        </w:r>
        <w:r w:rsidRPr="0079140B">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_Toc475875946 \h </w:instrText>
        </w:r>
      </w:ins>
      <w:r>
        <w:rPr>
          <w:noProof/>
          <w:webHidden/>
        </w:rPr>
      </w:r>
      <w:r>
        <w:rPr>
          <w:noProof/>
          <w:webHidden/>
        </w:rPr>
        <w:fldChar w:fldCharType="separate"/>
      </w:r>
      <w:r w:rsidR="005A4869">
        <w:rPr>
          <w:noProof/>
          <w:webHidden/>
        </w:rPr>
        <w:t>11</w:t>
      </w:r>
      <w:ins w:id="62" w:author="Charles" w:date="2017-02-26T12:36:00Z">
        <w:r>
          <w:rPr>
            <w:noProof/>
            <w:webHidden/>
          </w:rPr>
          <w:fldChar w:fldCharType="end"/>
        </w:r>
        <w:r w:rsidRPr="0079140B">
          <w:rPr>
            <w:rStyle w:val="af2"/>
            <w:noProof/>
          </w:rPr>
          <w:fldChar w:fldCharType="end"/>
        </w:r>
      </w:ins>
    </w:p>
    <w:p w14:paraId="0A984300" w14:textId="4FB5010A" w:rsidR="006F15BC" w:rsidRDefault="006F15BC">
      <w:pPr>
        <w:pStyle w:val="32"/>
        <w:rPr>
          <w:ins w:id="63" w:author="Charles" w:date="2017-02-26T12:36:00Z"/>
          <w:rFonts w:asciiTheme="minorHAnsi" w:eastAsiaTheme="minorEastAsia" w:hAnsiTheme="minorHAnsi" w:cstheme="minorBidi"/>
          <w:noProof/>
          <w:szCs w:val="22"/>
        </w:rPr>
      </w:pPr>
      <w:ins w:id="64" w:author="Charles" w:date="2017-02-26T12:36:00Z">
        <w:r w:rsidRPr="0079140B">
          <w:rPr>
            <w:rStyle w:val="af2"/>
            <w:noProof/>
          </w:rPr>
          <w:fldChar w:fldCharType="begin"/>
        </w:r>
        <w:r w:rsidRPr="0079140B">
          <w:rPr>
            <w:rStyle w:val="af2"/>
            <w:noProof/>
          </w:rPr>
          <w:instrText xml:space="preserve"> </w:instrText>
        </w:r>
        <w:r>
          <w:rPr>
            <w:noProof/>
          </w:rPr>
          <w:instrText>HYPERLINK \l "_Toc475875947"</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2.3.2 </w:t>
        </w:r>
        <w:r w:rsidRPr="0079140B">
          <w:rPr>
            <w:rStyle w:val="af2"/>
            <w:rFonts w:eastAsia="黑体"/>
            <w:noProof/>
          </w:rPr>
          <w:t>梯度迭代（</w:t>
        </w:r>
        <w:r w:rsidRPr="0079140B">
          <w:rPr>
            <w:rStyle w:val="af2"/>
            <w:rFonts w:eastAsia="黑体"/>
            <w:noProof/>
          </w:rPr>
          <w:t>Gradient Boosting</w:t>
        </w:r>
        <w:r w:rsidRPr="0079140B">
          <w:rPr>
            <w:rStyle w:val="af2"/>
            <w:rFonts w:eastAsia="黑体"/>
            <w:noProof/>
          </w:rPr>
          <w:t>）</w:t>
        </w:r>
        <w:r>
          <w:rPr>
            <w:noProof/>
            <w:webHidden/>
          </w:rPr>
          <w:tab/>
        </w:r>
        <w:r>
          <w:rPr>
            <w:noProof/>
            <w:webHidden/>
          </w:rPr>
          <w:fldChar w:fldCharType="begin"/>
        </w:r>
        <w:r>
          <w:rPr>
            <w:noProof/>
            <w:webHidden/>
          </w:rPr>
          <w:instrText xml:space="preserve"> PAGEREF _Toc475875947 \h </w:instrText>
        </w:r>
      </w:ins>
      <w:r>
        <w:rPr>
          <w:noProof/>
          <w:webHidden/>
        </w:rPr>
      </w:r>
      <w:r>
        <w:rPr>
          <w:noProof/>
          <w:webHidden/>
        </w:rPr>
        <w:fldChar w:fldCharType="separate"/>
      </w:r>
      <w:r w:rsidR="005A4869">
        <w:rPr>
          <w:noProof/>
          <w:webHidden/>
        </w:rPr>
        <w:t>11</w:t>
      </w:r>
      <w:ins w:id="65" w:author="Charles" w:date="2017-02-26T12:36:00Z">
        <w:r>
          <w:rPr>
            <w:noProof/>
            <w:webHidden/>
          </w:rPr>
          <w:fldChar w:fldCharType="end"/>
        </w:r>
        <w:r w:rsidRPr="0079140B">
          <w:rPr>
            <w:rStyle w:val="af2"/>
            <w:noProof/>
          </w:rPr>
          <w:fldChar w:fldCharType="end"/>
        </w:r>
      </w:ins>
    </w:p>
    <w:p w14:paraId="0E4F02FC" w14:textId="083A9C8D" w:rsidR="006F15BC" w:rsidRDefault="006F15BC">
      <w:pPr>
        <w:pStyle w:val="32"/>
        <w:rPr>
          <w:ins w:id="66" w:author="Charles" w:date="2017-02-26T12:36:00Z"/>
          <w:rFonts w:asciiTheme="minorHAnsi" w:eastAsiaTheme="minorEastAsia" w:hAnsiTheme="minorHAnsi" w:cstheme="minorBidi"/>
          <w:noProof/>
          <w:szCs w:val="22"/>
        </w:rPr>
      </w:pPr>
      <w:ins w:id="67" w:author="Charles" w:date="2017-02-26T12:36:00Z">
        <w:r w:rsidRPr="0079140B">
          <w:rPr>
            <w:rStyle w:val="af2"/>
            <w:noProof/>
          </w:rPr>
          <w:fldChar w:fldCharType="begin"/>
        </w:r>
        <w:r w:rsidRPr="0079140B">
          <w:rPr>
            <w:rStyle w:val="af2"/>
            <w:noProof/>
          </w:rPr>
          <w:instrText xml:space="preserve"> </w:instrText>
        </w:r>
        <w:r>
          <w:rPr>
            <w:noProof/>
          </w:rPr>
          <w:instrText>HYPERLINK \l "_Toc475875948"</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2.3.3 GBDT</w:t>
        </w:r>
        <w:r w:rsidRPr="0079140B">
          <w:rPr>
            <w:rStyle w:val="af2"/>
            <w:rFonts w:eastAsia="黑体"/>
            <w:noProof/>
          </w:rPr>
          <w:t>工作过程</w:t>
        </w:r>
        <w:r>
          <w:rPr>
            <w:noProof/>
            <w:webHidden/>
          </w:rPr>
          <w:tab/>
        </w:r>
        <w:r>
          <w:rPr>
            <w:noProof/>
            <w:webHidden/>
          </w:rPr>
          <w:fldChar w:fldCharType="begin"/>
        </w:r>
        <w:r>
          <w:rPr>
            <w:noProof/>
            <w:webHidden/>
          </w:rPr>
          <w:instrText xml:space="preserve"> PAGEREF _Toc475875948 \h </w:instrText>
        </w:r>
      </w:ins>
      <w:r>
        <w:rPr>
          <w:noProof/>
          <w:webHidden/>
        </w:rPr>
      </w:r>
      <w:r>
        <w:rPr>
          <w:noProof/>
          <w:webHidden/>
        </w:rPr>
        <w:fldChar w:fldCharType="separate"/>
      </w:r>
      <w:r w:rsidR="005A4869">
        <w:rPr>
          <w:noProof/>
          <w:webHidden/>
        </w:rPr>
        <w:t>12</w:t>
      </w:r>
      <w:ins w:id="68" w:author="Charles" w:date="2017-02-26T12:36:00Z">
        <w:r>
          <w:rPr>
            <w:noProof/>
            <w:webHidden/>
          </w:rPr>
          <w:fldChar w:fldCharType="end"/>
        </w:r>
        <w:r w:rsidRPr="0079140B">
          <w:rPr>
            <w:rStyle w:val="af2"/>
            <w:noProof/>
          </w:rPr>
          <w:fldChar w:fldCharType="end"/>
        </w:r>
      </w:ins>
    </w:p>
    <w:p w14:paraId="083248EE" w14:textId="1DDD44E3" w:rsidR="006F15BC" w:rsidRDefault="006F15BC">
      <w:pPr>
        <w:pStyle w:val="32"/>
        <w:rPr>
          <w:ins w:id="69" w:author="Charles" w:date="2017-02-26T12:36:00Z"/>
          <w:rFonts w:asciiTheme="minorHAnsi" w:eastAsiaTheme="minorEastAsia" w:hAnsiTheme="minorHAnsi" w:cstheme="minorBidi"/>
          <w:noProof/>
          <w:szCs w:val="22"/>
        </w:rPr>
      </w:pPr>
      <w:ins w:id="70" w:author="Charles" w:date="2017-02-26T12:36:00Z">
        <w:r w:rsidRPr="0079140B">
          <w:rPr>
            <w:rStyle w:val="af2"/>
            <w:noProof/>
          </w:rPr>
          <w:fldChar w:fldCharType="begin"/>
        </w:r>
        <w:r w:rsidRPr="0079140B">
          <w:rPr>
            <w:rStyle w:val="af2"/>
            <w:noProof/>
          </w:rPr>
          <w:instrText xml:space="preserve"> </w:instrText>
        </w:r>
        <w:r>
          <w:rPr>
            <w:noProof/>
          </w:rPr>
          <w:instrText>HYPERLINK \l "_Toc475875949"</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2.3.4 Shrinkage</w:t>
        </w:r>
        <w:r>
          <w:rPr>
            <w:noProof/>
            <w:webHidden/>
          </w:rPr>
          <w:tab/>
        </w:r>
        <w:r>
          <w:rPr>
            <w:noProof/>
            <w:webHidden/>
          </w:rPr>
          <w:fldChar w:fldCharType="begin"/>
        </w:r>
        <w:r>
          <w:rPr>
            <w:noProof/>
            <w:webHidden/>
          </w:rPr>
          <w:instrText xml:space="preserve"> PAGEREF _Toc475875949 \h </w:instrText>
        </w:r>
      </w:ins>
      <w:r>
        <w:rPr>
          <w:noProof/>
          <w:webHidden/>
        </w:rPr>
      </w:r>
      <w:r>
        <w:rPr>
          <w:noProof/>
          <w:webHidden/>
        </w:rPr>
        <w:fldChar w:fldCharType="separate"/>
      </w:r>
      <w:r w:rsidR="005A4869">
        <w:rPr>
          <w:noProof/>
          <w:webHidden/>
        </w:rPr>
        <w:t>12</w:t>
      </w:r>
      <w:ins w:id="71" w:author="Charles" w:date="2017-02-26T12:36:00Z">
        <w:r>
          <w:rPr>
            <w:noProof/>
            <w:webHidden/>
          </w:rPr>
          <w:fldChar w:fldCharType="end"/>
        </w:r>
        <w:r w:rsidRPr="0079140B">
          <w:rPr>
            <w:rStyle w:val="af2"/>
            <w:noProof/>
          </w:rPr>
          <w:fldChar w:fldCharType="end"/>
        </w:r>
      </w:ins>
    </w:p>
    <w:p w14:paraId="0C247B9A" w14:textId="777DA8F9" w:rsidR="006F15BC" w:rsidRDefault="006F15BC">
      <w:pPr>
        <w:pStyle w:val="21"/>
        <w:rPr>
          <w:ins w:id="72" w:author="Charles" w:date="2017-02-26T12:36:00Z"/>
          <w:rFonts w:asciiTheme="minorHAnsi" w:eastAsiaTheme="minorEastAsia" w:hAnsiTheme="minorHAnsi" w:cstheme="minorBidi"/>
          <w:noProof/>
          <w:szCs w:val="22"/>
        </w:rPr>
      </w:pPr>
      <w:ins w:id="73" w:author="Charles" w:date="2017-02-26T12:36:00Z">
        <w:r w:rsidRPr="0079140B">
          <w:rPr>
            <w:rStyle w:val="af2"/>
            <w:noProof/>
          </w:rPr>
          <w:fldChar w:fldCharType="begin"/>
        </w:r>
        <w:r w:rsidRPr="0079140B">
          <w:rPr>
            <w:rStyle w:val="af2"/>
            <w:noProof/>
          </w:rPr>
          <w:instrText xml:space="preserve"> </w:instrText>
        </w:r>
        <w:r>
          <w:rPr>
            <w:noProof/>
          </w:rPr>
          <w:instrText>HYPERLINK \l "_Toc475875950"</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2.4 GBDT</w:t>
        </w:r>
        <w:r w:rsidRPr="0079140B">
          <w:rPr>
            <w:rStyle w:val="af2"/>
            <w:rFonts w:eastAsia="黑体"/>
            <w:noProof/>
          </w:rPr>
          <w:t>和</w:t>
        </w:r>
        <w:r w:rsidRPr="0079140B">
          <w:rPr>
            <w:rStyle w:val="af2"/>
            <w:rFonts w:eastAsia="黑体"/>
            <w:noProof/>
          </w:rPr>
          <w:t>LR</w:t>
        </w:r>
        <w:r w:rsidRPr="0079140B">
          <w:rPr>
            <w:rStyle w:val="af2"/>
            <w:rFonts w:eastAsia="黑体"/>
            <w:noProof/>
          </w:rPr>
          <w:t>结合用于</w:t>
        </w:r>
        <w:r w:rsidRPr="0079140B">
          <w:rPr>
            <w:rStyle w:val="af2"/>
            <w:rFonts w:eastAsia="黑体"/>
            <w:noProof/>
          </w:rPr>
          <w:t>CTR</w:t>
        </w:r>
        <w:r w:rsidRPr="0079140B">
          <w:rPr>
            <w:rStyle w:val="af2"/>
            <w:rFonts w:eastAsia="黑体"/>
            <w:noProof/>
          </w:rPr>
          <w:t>预测</w:t>
        </w:r>
        <w:r>
          <w:rPr>
            <w:noProof/>
            <w:webHidden/>
          </w:rPr>
          <w:tab/>
        </w:r>
        <w:r>
          <w:rPr>
            <w:noProof/>
            <w:webHidden/>
          </w:rPr>
          <w:fldChar w:fldCharType="begin"/>
        </w:r>
        <w:r>
          <w:rPr>
            <w:noProof/>
            <w:webHidden/>
          </w:rPr>
          <w:instrText xml:space="preserve"> PAGEREF _Toc475875950 \h </w:instrText>
        </w:r>
      </w:ins>
      <w:r>
        <w:rPr>
          <w:noProof/>
          <w:webHidden/>
        </w:rPr>
      </w:r>
      <w:r>
        <w:rPr>
          <w:noProof/>
          <w:webHidden/>
        </w:rPr>
        <w:fldChar w:fldCharType="separate"/>
      </w:r>
      <w:r w:rsidR="005A4869">
        <w:rPr>
          <w:noProof/>
          <w:webHidden/>
        </w:rPr>
        <w:t>13</w:t>
      </w:r>
      <w:ins w:id="74" w:author="Charles" w:date="2017-02-26T12:36:00Z">
        <w:r>
          <w:rPr>
            <w:noProof/>
            <w:webHidden/>
          </w:rPr>
          <w:fldChar w:fldCharType="end"/>
        </w:r>
        <w:r w:rsidRPr="0079140B">
          <w:rPr>
            <w:rStyle w:val="af2"/>
            <w:noProof/>
          </w:rPr>
          <w:fldChar w:fldCharType="end"/>
        </w:r>
      </w:ins>
    </w:p>
    <w:p w14:paraId="6EA66BB4" w14:textId="6348D9C7" w:rsidR="006F15BC" w:rsidRDefault="006F15BC">
      <w:pPr>
        <w:pStyle w:val="21"/>
        <w:rPr>
          <w:ins w:id="75" w:author="Charles" w:date="2017-02-26T12:36:00Z"/>
          <w:rFonts w:asciiTheme="minorHAnsi" w:eastAsiaTheme="minorEastAsia" w:hAnsiTheme="minorHAnsi" w:cstheme="minorBidi"/>
          <w:noProof/>
          <w:szCs w:val="22"/>
        </w:rPr>
      </w:pPr>
      <w:ins w:id="76" w:author="Charles" w:date="2017-02-26T12:36:00Z">
        <w:r w:rsidRPr="0079140B">
          <w:rPr>
            <w:rStyle w:val="af2"/>
            <w:noProof/>
          </w:rPr>
          <w:fldChar w:fldCharType="begin"/>
        </w:r>
        <w:r w:rsidRPr="0079140B">
          <w:rPr>
            <w:rStyle w:val="af2"/>
            <w:noProof/>
          </w:rPr>
          <w:instrText xml:space="preserve"> </w:instrText>
        </w:r>
        <w:r>
          <w:rPr>
            <w:noProof/>
          </w:rPr>
          <w:instrText>HYPERLINK \l "_Toc475875951"</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 </w:t>
        </w:r>
        <w:r w:rsidRPr="0079140B">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_Toc475875951 \h </w:instrText>
        </w:r>
      </w:ins>
      <w:r>
        <w:rPr>
          <w:noProof/>
          <w:webHidden/>
        </w:rPr>
      </w:r>
      <w:r>
        <w:rPr>
          <w:noProof/>
          <w:webHidden/>
        </w:rPr>
        <w:fldChar w:fldCharType="separate"/>
      </w:r>
      <w:r w:rsidR="005A4869">
        <w:rPr>
          <w:noProof/>
          <w:webHidden/>
        </w:rPr>
        <w:t>14</w:t>
      </w:r>
      <w:ins w:id="77" w:author="Charles" w:date="2017-02-26T12:36:00Z">
        <w:r>
          <w:rPr>
            <w:noProof/>
            <w:webHidden/>
          </w:rPr>
          <w:fldChar w:fldCharType="end"/>
        </w:r>
        <w:r w:rsidRPr="0079140B">
          <w:rPr>
            <w:rStyle w:val="af2"/>
            <w:noProof/>
          </w:rPr>
          <w:fldChar w:fldCharType="end"/>
        </w:r>
      </w:ins>
    </w:p>
    <w:p w14:paraId="017ED167" w14:textId="74AC8E10" w:rsidR="006F15BC" w:rsidRDefault="006F15BC">
      <w:pPr>
        <w:pStyle w:val="32"/>
        <w:rPr>
          <w:ins w:id="78" w:author="Charles" w:date="2017-02-26T12:36:00Z"/>
          <w:rFonts w:asciiTheme="minorHAnsi" w:eastAsiaTheme="minorEastAsia" w:hAnsiTheme="minorHAnsi" w:cstheme="minorBidi"/>
          <w:noProof/>
          <w:szCs w:val="22"/>
        </w:rPr>
      </w:pPr>
      <w:ins w:id="79" w:author="Charles" w:date="2017-02-26T12:36:00Z">
        <w:r w:rsidRPr="0079140B">
          <w:rPr>
            <w:rStyle w:val="af2"/>
            <w:noProof/>
          </w:rPr>
          <w:fldChar w:fldCharType="begin"/>
        </w:r>
        <w:r w:rsidRPr="0079140B">
          <w:rPr>
            <w:rStyle w:val="af2"/>
            <w:noProof/>
          </w:rPr>
          <w:instrText xml:space="preserve"> </w:instrText>
        </w:r>
        <w:r>
          <w:rPr>
            <w:noProof/>
          </w:rPr>
          <w:instrText>HYPERLINK \l "_Toc475875952"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2.5.1 HTTP</w:t>
        </w:r>
        <w:r w:rsidRPr="0079140B">
          <w:rPr>
            <w:rStyle w:val="af2"/>
            <w:rFonts w:eastAsia="黑体"/>
            <w:noProof/>
          </w:rPr>
          <w:t>服务器</w:t>
        </w:r>
        <w:r w:rsidRPr="0079140B">
          <w:rPr>
            <w:rStyle w:val="af2"/>
            <w:rFonts w:eastAsia="黑体"/>
            <w:noProof/>
          </w:rPr>
          <w:t>Ngnix</w:t>
        </w:r>
        <w:r>
          <w:rPr>
            <w:noProof/>
            <w:webHidden/>
          </w:rPr>
          <w:tab/>
        </w:r>
        <w:r>
          <w:rPr>
            <w:noProof/>
            <w:webHidden/>
          </w:rPr>
          <w:fldChar w:fldCharType="begin"/>
        </w:r>
        <w:r>
          <w:rPr>
            <w:noProof/>
            <w:webHidden/>
          </w:rPr>
          <w:instrText xml:space="preserve"> PAGEREF _Toc475875952 \h </w:instrText>
        </w:r>
      </w:ins>
      <w:r>
        <w:rPr>
          <w:noProof/>
          <w:webHidden/>
        </w:rPr>
      </w:r>
      <w:r>
        <w:rPr>
          <w:noProof/>
          <w:webHidden/>
        </w:rPr>
        <w:fldChar w:fldCharType="separate"/>
      </w:r>
      <w:r w:rsidR="005A4869">
        <w:rPr>
          <w:noProof/>
          <w:webHidden/>
        </w:rPr>
        <w:t>14</w:t>
      </w:r>
      <w:ins w:id="80" w:author="Charles" w:date="2017-02-26T12:36:00Z">
        <w:r>
          <w:rPr>
            <w:noProof/>
            <w:webHidden/>
          </w:rPr>
          <w:fldChar w:fldCharType="end"/>
        </w:r>
        <w:r w:rsidRPr="0079140B">
          <w:rPr>
            <w:rStyle w:val="af2"/>
            <w:noProof/>
          </w:rPr>
          <w:fldChar w:fldCharType="end"/>
        </w:r>
      </w:ins>
    </w:p>
    <w:p w14:paraId="79341D61" w14:textId="26D6A858" w:rsidR="006F15BC" w:rsidRDefault="006F15BC">
      <w:pPr>
        <w:pStyle w:val="32"/>
        <w:rPr>
          <w:ins w:id="81" w:author="Charles" w:date="2017-02-26T12:36:00Z"/>
          <w:rFonts w:asciiTheme="minorHAnsi" w:eastAsiaTheme="minorEastAsia" w:hAnsiTheme="minorHAnsi" w:cstheme="minorBidi"/>
          <w:noProof/>
          <w:szCs w:val="22"/>
        </w:rPr>
      </w:pPr>
      <w:ins w:id="82" w:author="Charles" w:date="2017-02-26T12:36:00Z">
        <w:r w:rsidRPr="0079140B">
          <w:rPr>
            <w:rStyle w:val="af2"/>
            <w:noProof/>
          </w:rPr>
          <w:fldChar w:fldCharType="begin"/>
        </w:r>
        <w:r w:rsidRPr="0079140B">
          <w:rPr>
            <w:rStyle w:val="af2"/>
            <w:noProof/>
          </w:rPr>
          <w:instrText xml:space="preserve"> </w:instrText>
        </w:r>
        <w:r>
          <w:rPr>
            <w:noProof/>
          </w:rPr>
          <w:instrText>HYPERLINK \l "_Toc475875953"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2.5.2 </w:t>
        </w:r>
        <w:r w:rsidRPr="0079140B">
          <w:rPr>
            <w:rStyle w:val="af2"/>
            <w:rFonts w:eastAsia="黑体"/>
            <w:noProof/>
          </w:rPr>
          <w:t>分布式配置和集群管理工具</w:t>
        </w:r>
        <w:r w:rsidRPr="0079140B">
          <w:rPr>
            <w:rStyle w:val="af2"/>
            <w:rFonts w:eastAsia="黑体"/>
            <w:noProof/>
          </w:rPr>
          <w:t>ZooKeeper</w:t>
        </w:r>
        <w:r>
          <w:rPr>
            <w:noProof/>
            <w:webHidden/>
          </w:rPr>
          <w:tab/>
        </w:r>
        <w:r>
          <w:rPr>
            <w:noProof/>
            <w:webHidden/>
          </w:rPr>
          <w:fldChar w:fldCharType="begin"/>
        </w:r>
        <w:r>
          <w:rPr>
            <w:noProof/>
            <w:webHidden/>
          </w:rPr>
          <w:instrText xml:space="preserve"> PAGEREF _Toc475875953 \h </w:instrText>
        </w:r>
      </w:ins>
      <w:r>
        <w:rPr>
          <w:noProof/>
          <w:webHidden/>
        </w:rPr>
      </w:r>
      <w:r>
        <w:rPr>
          <w:noProof/>
          <w:webHidden/>
        </w:rPr>
        <w:fldChar w:fldCharType="separate"/>
      </w:r>
      <w:r w:rsidR="005A4869">
        <w:rPr>
          <w:noProof/>
          <w:webHidden/>
        </w:rPr>
        <w:t>14</w:t>
      </w:r>
      <w:ins w:id="83" w:author="Charles" w:date="2017-02-26T12:36:00Z">
        <w:r>
          <w:rPr>
            <w:noProof/>
            <w:webHidden/>
          </w:rPr>
          <w:fldChar w:fldCharType="end"/>
        </w:r>
        <w:r w:rsidRPr="0079140B">
          <w:rPr>
            <w:rStyle w:val="af2"/>
            <w:noProof/>
          </w:rPr>
          <w:fldChar w:fldCharType="end"/>
        </w:r>
      </w:ins>
    </w:p>
    <w:p w14:paraId="5F57FE96" w14:textId="217AA485" w:rsidR="006F15BC" w:rsidRDefault="006F15BC">
      <w:pPr>
        <w:pStyle w:val="32"/>
        <w:rPr>
          <w:ins w:id="84" w:author="Charles" w:date="2017-02-26T12:36:00Z"/>
          <w:rFonts w:asciiTheme="minorHAnsi" w:eastAsiaTheme="minorEastAsia" w:hAnsiTheme="minorHAnsi" w:cstheme="minorBidi"/>
          <w:noProof/>
          <w:szCs w:val="22"/>
        </w:rPr>
      </w:pPr>
      <w:ins w:id="85" w:author="Charles" w:date="2017-02-26T12:36:00Z">
        <w:r w:rsidRPr="0079140B">
          <w:rPr>
            <w:rStyle w:val="af2"/>
            <w:noProof/>
          </w:rPr>
          <w:fldChar w:fldCharType="begin"/>
        </w:r>
        <w:r w:rsidRPr="0079140B">
          <w:rPr>
            <w:rStyle w:val="af2"/>
            <w:noProof/>
          </w:rPr>
          <w:instrText xml:space="preserve"> </w:instrText>
        </w:r>
        <w:r>
          <w:rPr>
            <w:noProof/>
          </w:rPr>
          <w:instrText>HYPERLINK \l "_Toc475875954"</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2.5.3 </w:t>
        </w:r>
        <w:r w:rsidRPr="0079140B">
          <w:rPr>
            <w:rStyle w:val="af2"/>
            <w:rFonts w:eastAsia="黑体"/>
            <w:noProof/>
          </w:rPr>
          <w:t>全文检索引擎</w:t>
        </w:r>
        <w:r w:rsidRPr="0079140B">
          <w:rPr>
            <w:rStyle w:val="af2"/>
            <w:rFonts w:eastAsia="黑体"/>
            <w:noProof/>
          </w:rPr>
          <w:t>Lucene</w:t>
        </w:r>
        <w:r>
          <w:rPr>
            <w:noProof/>
            <w:webHidden/>
          </w:rPr>
          <w:tab/>
        </w:r>
        <w:r>
          <w:rPr>
            <w:noProof/>
            <w:webHidden/>
          </w:rPr>
          <w:fldChar w:fldCharType="begin"/>
        </w:r>
        <w:r>
          <w:rPr>
            <w:noProof/>
            <w:webHidden/>
          </w:rPr>
          <w:instrText xml:space="preserve"> PAGEREF _Toc475875954 \h </w:instrText>
        </w:r>
      </w:ins>
      <w:r>
        <w:rPr>
          <w:noProof/>
          <w:webHidden/>
        </w:rPr>
      </w:r>
      <w:r>
        <w:rPr>
          <w:noProof/>
          <w:webHidden/>
        </w:rPr>
        <w:fldChar w:fldCharType="separate"/>
      </w:r>
      <w:r w:rsidR="005A4869">
        <w:rPr>
          <w:noProof/>
          <w:webHidden/>
        </w:rPr>
        <w:t>15</w:t>
      </w:r>
      <w:ins w:id="86" w:author="Charles" w:date="2017-02-26T12:36:00Z">
        <w:r>
          <w:rPr>
            <w:noProof/>
            <w:webHidden/>
          </w:rPr>
          <w:fldChar w:fldCharType="end"/>
        </w:r>
        <w:r w:rsidRPr="0079140B">
          <w:rPr>
            <w:rStyle w:val="af2"/>
            <w:noProof/>
          </w:rPr>
          <w:fldChar w:fldCharType="end"/>
        </w:r>
      </w:ins>
    </w:p>
    <w:p w14:paraId="4DCE9888" w14:textId="014FBBA2" w:rsidR="006F15BC" w:rsidRDefault="006F15BC">
      <w:pPr>
        <w:pStyle w:val="32"/>
        <w:rPr>
          <w:ins w:id="87" w:author="Charles" w:date="2017-02-26T12:36:00Z"/>
          <w:rFonts w:asciiTheme="minorHAnsi" w:eastAsiaTheme="minorEastAsia" w:hAnsiTheme="minorHAnsi" w:cstheme="minorBidi"/>
          <w:noProof/>
          <w:szCs w:val="22"/>
        </w:rPr>
      </w:pPr>
      <w:ins w:id="88" w:author="Charles" w:date="2017-02-26T12:36:00Z">
        <w:r w:rsidRPr="0079140B">
          <w:rPr>
            <w:rStyle w:val="af2"/>
            <w:noProof/>
          </w:rPr>
          <w:fldChar w:fldCharType="begin"/>
        </w:r>
        <w:r w:rsidRPr="0079140B">
          <w:rPr>
            <w:rStyle w:val="af2"/>
            <w:noProof/>
          </w:rPr>
          <w:instrText xml:space="preserve"> </w:instrText>
        </w:r>
        <w:r>
          <w:rPr>
            <w:noProof/>
          </w:rPr>
          <w:instrText>HYPERLINK \l "_Toc475875955"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2.5.4 </w:t>
        </w:r>
        <w:r w:rsidRPr="0079140B">
          <w:rPr>
            <w:rStyle w:val="af2"/>
            <w:rFonts w:eastAsia="黑体"/>
            <w:noProof/>
          </w:rPr>
          <w:t>跨语言通信接口</w:t>
        </w:r>
        <w:r w:rsidRPr="0079140B">
          <w:rPr>
            <w:rStyle w:val="af2"/>
            <w:rFonts w:eastAsia="黑体"/>
            <w:noProof/>
          </w:rPr>
          <w:t>Thrift</w:t>
        </w:r>
        <w:r>
          <w:rPr>
            <w:noProof/>
            <w:webHidden/>
          </w:rPr>
          <w:tab/>
        </w:r>
        <w:r>
          <w:rPr>
            <w:noProof/>
            <w:webHidden/>
          </w:rPr>
          <w:fldChar w:fldCharType="begin"/>
        </w:r>
        <w:r>
          <w:rPr>
            <w:noProof/>
            <w:webHidden/>
          </w:rPr>
          <w:instrText xml:space="preserve"> PAGEREF _Toc475875955 \h </w:instrText>
        </w:r>
      </w:ins>
      <w:r>
        <w:rPr>
          <w:noProof/>
          <w:webHidden/>
        </w:rPr>
      </w:r>
      <w:r>
        <w:rPr>
          <w:noProof/>
          <w:webHidden/>
        </w:rPr>
        <w:fldChar w:fldCharType="separate"/>
      </w:r>
      <w:r w:rsidR="005A4869">
        <w:rPr>
          <w:noProof/>
          <w:webHidden/>
        </w:rPr>
        <w:t>15</w:t>
      </w:r>
      <w:ins w:id="89" w:author="Charles" w:date="2017-02-26T12:36:00Z">
        <w:r>
          <w:rPr>
            <w:noProof/>
            <w:webHidden/>
          </w:rPr>
          <w:fldChar w:fldCharType="end"/>
        </w:r>
        <w:r w:rsidRPr="0079140B">
          <w:rPr>
            <w:rStyle w:val="af2"/>
            <w:noProof/>
          </w:rPr>
          <w:fldChar w:fldCharType="end"/>
        </w:r>
      </w:ins>
    </w:p>
    <w:p w14:paraId="09BE83A9" w14:textId="5ED706FB" w:rsidR="006F15BC" w:rsidRDefault="006F15BC">
      <w:pPr>
        <w:pStyle w:val="32"/>
        <w:rPr>
          <w:ins w:id="90" w:author="Charles" w:date="2017-02-26T12:36:00Z"/>
          <w:rFonts w:asciiTheme="minorHAnsi" w:eastAsiaTheme="minorEastAsia" w:hAnsiTheme="minorHAnsi" w:cstheme="minorBidi"/>
          <w:noProof/>
          <w:szCs w:val="22"/>
        </w:rPr>
      </w:pPr>
      <w:ins w:id="91" w:author="Charles" w:date="2017-02-26T12:36:00Z">
        <w:r w:rsidRPr="0079140B">
          <w:rPr>
            <w:rStyle w:val="af2"/>
            <w:noProof/>
          </w:rPr>
          <w:fldChar w:fldCharType="begin"/>
        </w:r>
        <w:r w:rsidRPr="0079140B">
          <w:rPr>
            <w:rStyle w:val="af2"/>
            <w:noProof/>
          </w:rPr>
          <w:instrText xml:space="preserve"> </w:instrText>
        </w:r>
        <w:r>
          <w:rPr>
            <w:noProof/>
          </w:rPr>
          <w:instrText>HYPERLINK \l "_Toc475875956"</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2.5.5 </w:t>
        </w:r>
        <w:r w:rsidRPr="0079140B">
          <w:rPr>
            <w:rStyle w:val="af2"/>
            <w:rFonts w:eastAsia="黑体"/>
            <w:noProof/>
          </w:rPr>
          <w:t>数据高速公路</w:t>
        </w:r>
        <w:r w:rsidRPr="0079140B">
          <w:rPr>
            <w:rStyle w:val="af2"/>
            <w:rFonts w:eastAsia="黑体"/>
            <w:noProof/>
          </w:rPr>
          <w:t>Flume</w:t>
        </w:r>
        <w:r>
          <w:rPr>
            <w:noProof/>
            <w:webHidden/>
          </w:rPr>
          <w:tab/>
        </w:r>
        <w:r>
          <w:rPr>
            <w:noProof/>
            <w:webHidden/>
          </w:rPr>
          <w:fldChar w:fldCharType="begin"/>
        </w:r>
        <w:r>
          <w:rPr>
            <w:noProof/>
            <w:webHidden/>
          </w:rPr>
          <w:instrText xml:space="preserve"> PAGEREF _Toc475875956 \h </w:instrText>
        </w:r>
      </w:ins>
      <w:r>
        <w:rPr>
          <w:noProof/>
          <w:webHidden/>
        </w:rPr>
      </w:r>
      <w:r>
        <w:rPr>
          <w:noProof/>
          <w:webHidden/>
        </w:rPr>
        <w:fldChar w:fldCharType="separate"/>
      </w:r>
      <w:r w:rsidR="005A4869">
        <w:rPr>
          <w:noProof/>
          <w:webHidden/>
        </w:rPr>
        <w:t>16</w:t>
      </w:r>
      <w:ins w:id="92" w:author="Charles" w:date="2017-02-26T12:36:00Z">
        <w:r>
          <w:rPr>
            <w:noProof/>
            <w:webHidden/>
          </w:rPr>
          <w:fldChar w:fldCharType="end"/>
        </w:r>
        <w:r w:rsidRPr="0079140B">
          <w:rPr>
            <w:rStyle w:val="af2"/>
            <w:noProof/>
          </w:rPr>
          <w:fldChar w:fldCharType="end"/>
        </w:r>
      </w:ins>
    </w:p>
    <w:p w14:paraId="6CCD8D3C" w14:textId="2B12200F" w:rsidR="006F15BC" w:rsidRDefault="006F15BC">
      <w:pPr>
        <w:pStyle w:val="32"/>
        <w:rPr>
          <w:ins w:id="93" w:author="Charles" w:date="2017-02-26T12:36:00Z"/>
          <w:rFonts w:asciiTheme="minorHAnsi" w:eastAsiaTheme="minorEastAsia" w:hAnsiTheme="minorHAnsi" w:cstheme="minorBidi"/>
          <w:noProof/>
          <w:szCs w:val="22"/>
        </w:rPr>
      </w:pPr>
      <w:ins w:id="94" w:author="Charles" w:date="2017-02-26T12:36:00Z">
        <w:r w:rsidRPr="0079140B">
          <w:rPr>
            <w:rStyle w:val="af2"/>
            <w:noProof/>
          </w:rPr>
          <w:fldChar w:fldCharType="begin"/>
        </w:r>
        <w:r w:rsidRPr="0079140B">
          <w:rPr>
            <w:rStyle w:val="af2"/>
            <w:noProof/>
          </w:rPr>
          <w:instrText xml:space="preserve"> </w:instrText>
        </w:r>
        <w:r>
          <w:rPr>
            <w:noProof/>
          </w:rPr>
          <w:instrText>HYPERLINK \l "_Toc475875957"</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2.5.6 </w:t>
        </w:r>
        <w:r w:rsidRPr="0079140B">
          <w:rPr>
            <w:rStyle w:val="af2"/>
            <w:rFonts w:eastAsia="黑体"/>
            <w:noProof/>
          </w:rPr>
          <w:t>分布式数据处理平台</w:t>
        </w:r>
        <w:r w:rsidRPr="0079140B">
          <w:rPr>
            <w:rStyle w:val="af2"/>
            <w:rFonts w:eastAsia="黑体"/>
            <w:noProof/>
          </w:rPr>
          <w:t>Hadoop</w:t>
        </w:r>
        <w:r>
          <w:rPr>
            <w:noProof/>
            <w:webHidden/>
          </w:rPr>
          <w:tab/>
        </w:r>
        <w:r>
          <w:rPr>
            <w:noProof/>
            <w:webHidden/>
          </w:rPr>
          <w:fldChar w:fldCharType="begin"/>
        </w:r>
        <w:r>
          <w:rPr>
            <w:noProof/>
            <w:webHidden/>
          </w:rPr>
          <w:instrText xml:space="preserve"> PAGEREF _Toc475875957 \h </w:instrText>
        </w:r>
      </w:ins>
      <w:r>
        <w:rPr>
          <w:noProof/>
          <w:webHidden/>
        </w:rPr>
      </w:r>
      <w:r>
        <w:rPr>
          <w:noProof/>
          <w:webHidden/>
        </w:rPr>
        <w:fldChar w:fldCharType="separate"/>
      </w:r>
      <w:r w:rsidR="005A4869">
        <w:rPr>
          <w:noProof/>
          <w:webHidden/>
        </w:rPr>
        <w:t>16</w:t>
      </w:r>
      <w:ins w:id="95" w:author="Charles" w:date="2017-02-26T12:36:00Z">
        <w:r>
          <w:rPr>
            <w:noProof/>
            <w:webHidden/>
          </w:rPr>
          <w:fldChar w:fldCharType="end"/>
        </w:r>
        <w:r w:rsidRPr="0079140B">
          <w:rPr>
            <w:rStyle w:val="af2"/>
            <w:noProof/>
          </w:rPr>
          <w:fldChar w:fldCharType="end"/>
        </w:r>
      </w:ins>
    </w:p>
    <w:p w14:paraId="24B02265" w14:textId="3E59323F" w:rsidR="006F15BC" w:rsidRDefault="006F15BC">
      <w:pPr>
        <w:pStyle w:val="32"/>
        <w:rPr>
          <w:ins w:id="96" w:author="Charles" w:date="2017-02-26T12:36:00Z"/>
          <w:rFonts w:asciiTheme="minorHAnsi" w:eastAsiaTheme="minorEastAsia" w:hAnsiTheme="minorHAnsi" w:cstheme="minorBidi"/>
          <w:noProof/>
          <w:szCs w:val="22"/>
        </w:rPr>
      </w:pPr>
      <w:ins w:id="97" w:author="Charles" w:date="2017-02-26T12:36:00Z">
        <w:r w:rsidRPr="0079140B">
          <w:rPr>
            <w:rStyle w:val="af2"/>
            <w:noProof/>
          </w:rPr>
          <w:lastRenderedPageBreak/>
          <w:fldChar w:fldCharType="begin"/>
        </w:r>
        <w:r w:rsidRPr="0079140B">
          <w:rPr>
            <w:rStyle w:val="af2"/>
            <w:noProof/>
          </w:rPr>
          <w:instrText xml:space="preserve"> </w:instrText>
        </w:r>
        <w:r>
          <w:rPr>
            <w:noProof/>
          </w:rPr>
          <w:instrText>HYPERLINK \l "_Toc475875958"</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2.5.7 </w:t>
        </w:r>
        <w:r w:rsidRPr="0079140B">
          <w:rPr>
            <w:rStyle w:val="af2"/>
            <w:rFonts w:eastAsia="黑体"/>
            <w:noProof/>
          </w:rPr>
          <w:t>特征在线缓存</w:t>
        </w:r>
        <w:r w:rsidRPr="0079140B">
          <w:rPr>
            <w:rStyle w:val="af2"/>
            <w:rFonts w:eastAsia="黑体"/>
            <w:noProof/>
          </w:rPr>
          <w:t>Redis</w:t>
        </w:r>
        <w:r>
          <w:rPr>
            <w:noProof/>
            <w:webHidden/>
          </w:rPr>
          <w:tab/>
        </w:r>
        <w:r>
          <w:rPr>
            <w:noProof/>
            <w:webHidden/>
          </w:rPr>
          <w:fldChar w:fldCharType="begin"/>
        </w:r>
        <w:r>
          <w:rPr>
            <w:noProof/>
            <w:webHidden/>
          </w:rPr>
          <w:instrText xml:space="preserve"> PAGEREF _Toc475875958 \h </w:instrText>
        </w:r>
      </w:ins>
      <w:r>
        <w:rPr>
          <w:noProof/>
          <w:webHidden/>
        </w:rPr>
      </w:r>
      <w:r>
        <w:rPr>
          <w:noProof/>
          <w:webHidden/>
        </w:rPr>
        <w:fldChar w:fldCharType="separate"/>
      </w:r>
      <w:r w:rsidR="005A4869">
        <w:rPr>
          <w:noProof/>
          <w:webHidden/>
        </w:rPr>
        <w:t>17</w:t>
      </w:r>
      <w:ins w:id="98" w:author="Charles" w:date="2017-02-26T12:36:00Z">
        <w:r>
          <w:rPr>
            <w:noProof/>
            <w:webHidden/>
          </w:rPr>
          <w:fldChar w:fldCharType="end"/>
        </w:r>
        <w:r w:rsidRPr="0079140B">
          <w:rPr>
            <w:rStyle w:val="af2"/>
            <w:noProof/>
          </w:rPr>
          <w:fldChar w:fldCharType="end"/>
        </w:r>
      </w:ins>
    </w:p>
    <w:p w14:paraId="1424503D" w14:textId="5E384958" w:rsidR="006F15BC" w:rsidRDefault="006F15BC">
      <w:pPr>
        <w:pStyle w:val="21"/>
        <w:rPr>
          <w:ins w:id="99" w:author="Charles" w:date="2017-02-26T12:36:00Z"/>
          <w:rFonts w:asciiTheme="minorHAnsi" w:eastAsiaTheme="minorEastAsia" w:hAnsiTheme="minorHAnsi" w:cstheme="minorBidi"/>
          <w:noProof/>
          <w:szCs w:val="22"/>
        </w:rPr>
      </w:pPr>
      <w:ins w:id="100" w:author="Charles" w:date="2017-02-26T12:36:00Z">
        <w:r w:rsidRPr="0079140B">
          <w:rPr>
            <w:rStyle w:val="af2"/>
            <w:noProof/>
          </w:rPr>
          <w:fldChar w:fldCharType="begin"/>
        </w:r>
        <w:r w:rsidRPr="0079140B">
          <w:rPr>
            <w:rStyle w:val="af2"/>
            <w:noProof/>
          </w:rPr>
          <w:instrText xml:space="preserve"> </w:instrText>
        </w:r>
        <w:r>
          <w:rPr>
            <w:noProof/>
          </w:rPr>
          <w:instrText>HYPERLINK \l "_Toc475875959"</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2.6 </w:t>
        </w:r>
        <w:r w:rsidRPr="0079140B">
          <w:rPr>
            <w:rStyle w:val="af2"/>
            <w:rFonts w:eastAsia="黑体"/>
            <w:noProof/>
          </w:rPr>
          <w:t>本章小结</w:t>
        </w:r>
        <w:r>
          <w:rPr>
            <w:noProof/>
            <w:webHidden/>
          </w:rPr>
          <w:tab/>
        </w:r>
        <w:r>
          <w:rPr>
            <w:noProof/>
            <w:webHidden/>
          </w:rPr>
          <w:fldChar w:fldCharType="begin"/>
        </w:r>
        <w:r>
          <w:rPr>
            <w:noProof/>
            <w:webHidden/>
          </w:rPr>
          <w:instrText xml:space="preserve"> PAGEREF _Toc475875959 \h </w:instrText>
        </w:r>
      </w:ins>
      <w:r>
        <w:rPr>
          <w:noProof/>
          <w:webHidden/>
        </w:rPr>
      </w:r>
      <w:r>
        <w:rPr>
          <w:noProof/>
          <w:webHidden/>
        </w:rPr>
        <w:fldChar w:fldCharType="separate"/>
      </w:r>
      <w:r w:rsidR="005A4869">
        <w:rPr>
          <w:noProof/>
          <w:webHidden/>
        </w:rPr>
        <w:t>17</w:t>
      </w:r>
      <w:ins w:id="101" w:author="Charles" w:date="2017-02-26T12:36:00Z">
        <w:r>
          <w:rPr>
            <w:noProof/>
            <w:webHidden/>
          </w:rPr>
          <w:fldChar w:fldCharType="end"/>
        </w:r>
        <w:r w:rsidRPr="0079140B">
          <w:rPr>
            <w:rStyle w:val="af2"/>
            <w:noProof/>
          </w:rPr>
          <w:fldChar w:fldCharType="end"/>
        </w:r>
      </w:ins>
    </w:p>
    <w:p w14:paraId="5026FBF1" w14:textId="50AE65A1" w:rsidR="006F15BC" w:rsidRDefault="006F15BC" w:rsidP="00767E92">
      <w:pPr>
        <w:pStyle w:val="11"/>
        <w:rPr>
          <w:ins w:id="102" w:author="Charles" w:date="2017-02-26T12:36:00Z"/>
          <w:rFonts w:asciiTheme="minorHAnsi" w:eastAsiaTheme="minorEastAsia" w:hAnsiTheme="minorHAnsi" w:cstheme="minorBidi"/>
          <w:szCs w:val="22"/>
        </w:rPr>
      </w:pPr>
      <w:ins w:id="103" w:author="Charles" w:date="2017-02-26T12:36:00Z">
        <w:r w:rsidRPr="0079140B">
          <w:rPr>
            <w:rStyle w:val="af2"/>
          </w:rPr>
          <w:fldChar w:fldCharType="begin"/>
        </w:r>
        <w:r w:rsidRPr="0079140B">
          <w:rPr>
            <w:rStyle w:val="af2"/>
          </w:rPr>
          <w:instrText xml:space="preserve"> </w:instrText>
        </w:r>
        <w:r>
          <w:instrText>HYPERLINK \l "_Toc475875960"</w:instrText>
        </w:r>
        <w:r w:rsidRPr="0079140B">
          <w:rPr>
            <w:rStyle w:val="af2"/>
          </w:rPr>
          <w:instrText xml:space="preserve"> </w:instrText>
        </w:r>
        <w:r w:rsidRPr="0079140B">
          <w:rPr>
            <w:rStyle w:val="af2"/>
          </w:rPr>
          <w:fldChar w:fldCharType="separate"/>
        </w:r>
        <w:r w:rsidRPr="0079140B">
          <w:rPr>
            <w:rStyle w:val="af2"/>
          </w:rPr>
          <w:t>第三章  系统需求分析</w:t>
        </w:r>
        <w:r>
          <w:rPr>
            <w:webHidden/>
          </w:rPr>
          <w:tab/>
        </w:r>
        <w:r>
          <w:rPr>
            <w:webHidden/>
          </w:rPr>
          <w:fldChar w:fldCharType="begin"/>
        </w:r>
        <w:r>
          <w:rPr>
            <w:webHidden/>
          </w:rPr>
          <w:instrText xml:space="preserve"> PAGEREF _Toc475875960 \h </w:instrText>
        </w:r>
      </w:ins>
      <w:r>
        <w:rPr>
          <w:webHidden/>
        </w:rPr>
      </w:r>
      <w:r>
        <w:rPr>
          <w:webHidden/>
        </w:rPr>
        <w:fldChar w:fldCharType="separate"/>
      </w:r>
      <w:r w:rsidR="005A4869">
        <w:rPr>
          <w:webHidden/>
        </w:rPr>
        <w:t>18</w:t>
      </w:r>
      <w:ins w:id="104" w:author="Charles" w:date="2017-02-26T12:36:00Z">
        <w:r>
          <w:rPr>
            <w:webHidden/>
          </w:rPr>
          <w:fldChar w:fldCharType="end"/>
        </w:r>
        <w:r w:rsidRPr="0079140B">
          <w:rPr>
            <w:rStyle w:val="af2"/>
          </w:rPr>
          <w:fldChar w:fldCharType="end"/>
        </w:r>
      </w:ins>
    </w:p>
    <w:p w14:paraId="029C26D8" w14:textId="68FA48FF" w:rsidR="006F15BC" w:rsidRDefault="006F15BC">
      <w:pPr>
        <w:pStyle w:val="21"/>
        <w:rPr>
          <w:ins w:id="105" w:author="Charles" w:date="2017-02-26T12:36:00Z"/>
          <w:rFonts w:asciiTheme="minorHAnsi" w:eastAsiaTheme="minorEastAsia" w:hAnsiTheme="minorHAnsi" w:cstheme="minorBidi"/>
          <w:noProof/>
          <w:szCs w:val="22"/>
        </w:rPr>
      </w:pPr>
      <w:ins w:id="106" w:author="Charles" w:date="2017-02-26T12:36:00Z">
        <w:r w:rsidRPr="0079140B">
          <w:rPr>
            <w:rStyle w:val="af2"/>
            <w:noProof/>
          </w:rPr>
          <w:fldChar w:fldCharType="begin"/>
        </w:r>
        <w:r w:rsidRPr="0079140B">
          <w:rPr>
            <w:rStyle w:val="af2"/>
            <w:noProof/>
          </w:rPr>
          <w:instrText xml:space="preserve"> </w:instrText>
        </w:r>
        <w:r>
          <w:rPr>
            <w:noProof/>
          </w:rPr>
          <w:instrText>HYPERLINK \l "_Toc475875961"</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3.1 </w:t>
        </w:r>
        <w:r w:rsidRPr="0079140B">
          <w:rPr>
            <w:rStyle w:val="af2"/>
            <w:rFonts w:eastAsia="黑体"/>
            <w:noProof/>
          </w:rPr>
          <w:t>性能需求</w:t>
        </w:r>
        <w:r>
          <w:rPr>
            <w:noProof/>
            <w:webHidden/>
          </w:rPr>
          <w:tab/>
        </w:r>
        <w:r>
          <w:rPr>
            <w:noProof/>
            <w:webHidden/>
          </w:rPr>
          <w:fldChar w:fldCharType="begin"/>
        </w:r>
        <w:r>
          <w:rPr>
            <w:noProof/>
            <w:webHidden/>
          </w:rPr>
          <w:instrText xml:space="preserve"> PAGEREF _Toc475875961 \h </w:instrText>
        </w:r>
      </w:ins>
      <w:r>
        <w:rPr>
          <w:noProof/>
          <w:webHidden/>
        </w:rPr>
      </w:r>
      <w:r>
        <w:rPr>
          <w:noProof/>
          <w:webHidden/>
        </w:rPr>
        <w:fldChar w:fldCharType="separate"/>
      </w:r>
      <w:r w:rsidR="005A4869">
        <w:rPr>
          <w:noProof/>
          <w:webHidden/>
        </w:rPr>
        <w:t>18</w:t>
      </w:r>
      <w:ins w:id="107" w:author="Charles" w:date="2017-02-26T12:36:00Z">
        <w:r>
          <w:rPr>
            <w:noProof/>
            <w:webHidden/>
          </w:rPr>
          <w:fldChar w:fldCharType="end"/>
        </w:r>
        <w:r w:rsidRPr="0079140B">
          <w:rPr>
            <w:rStyle w:val="af2"/>
            <w:noProof/>
          </w:rPr>
          <w:fldChar w:fldCharType="end"/>
        </w:r>
      </w:ins>
    </w:p>
    <w:p w14:paraId="3B8ADB39" w14:textId="7F8AD166" w:rsidR="006F15BC" w:rsidRDefault="006F15BC">
      <w:pPr>
        <w:pStyle w:val="21"/>
        <w:rPr>
          <w:ins w:id="108" w:author="Charles" w:date="2017-02-26T12:36:00Z"/>
          <w:rFonts w:asciiTheme="minorHAnsi" w:eastAsiaTheme="minorEastAsia" w:hAnsiTheme="minorHAnsi" w:cstheme="minorBidi"/>
          <w:noProof/>
          <w:szCs w:val="22"/>
        </w:rPr>
      </w:pPr>
      <w:ins w:id="109" w:author="Charles" w:date="2017-02-26T12:36:00Z">
        <w:r w:rsidRPr="0079140B">
          <w:rPr>
            <w:rStyle w:val="af2"/>
            <w:noProof/>
          </w:rPr>
          <w:fldChar w:fldCharType="begin"/>
        </w:r>
        <w:r w:rsidRPr="0079140B">
          <w:rPr>
            <w:rStyle w:val="af2"/>
            <w:noProof/>
          </w:rPr>
          <w:instrText xml:space="preserve"> </w:instrText>
        </w:r>
        <w:r>
          <w:rPr>
            <w:noProof/>
          </w:rPr>
          <w:instrText>HYPERLINK \l "_Toc475875962"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3.2 </w:t>
        </w:r>
        <w:r w:rsidRPr="0079140B">
          <w:rPr>
            <w:rStyle w:val="af2"/>
            <w:rFonts w:eastAsia="黑体"/>
            <w:noProof/>
          </w:rPr>
          <w:t>功能需求</w:t>
        </w:r>
        <w:r>
          <w:rPr>
            <w:noProof/>
            <w:webHidden/>
          </w:rPr>
          <w:tab/>
        </w:r>
        <w:r>
          <w:rPr>
            <w:noProof/>
            <w:webHidden/>
          </w:rPr>
          <w:fldChar w:fldCharType="begin"/>
        </w:r>
        <w:r>
          <w:rPr>
            <w:noProof/>
            <w:webHidden/>
          </w:rPr>
          <w:instrText xml:space="preserve"> PAGEREF _Toc475875962 \h </w:instrText>
        </w:r>
      </w:ins>
      <w:r>
        <w:rPr>
          <w:noProof/>
          <w:webHidden/>
        </w:rPr>
      </w:r>
      <w:r>
        <w:rPr>
          <w:noProof/>
          <w:webHidden/>
        </w:rPr>
        <w:fldChar w:fldCharType="separate"/>
      </w:r>
      <w:r w:rsidR="005A4869">
        <w:rPr>
          <w:noProof/>
          <w:webHidden/>
        </w:rPr>
        <w:t>19</w:t>
      </w:r>
      <w:ins w:id="110" w:author="Charles" w:date="2017-02-26T12:36:00Z">
        <w:r>
          <w:rPr>
            <w:noProof/>
            <w:webHidden/>
          </w:rPr>
          <w:fldChar w:fldCharType="end"/>
        </w:r>
        <w:r w:rsidRPr="0079140B">
          <w:rPr>
            <w:rStyle w:val="af2"/>
            <w:noProof/>
          </w:rPr>
          <w:fldChar w:fldCharType="end"/>
        </w:r>
      </w:ins>
    </w:p>
    <w:p w14:paraId="590900BC" w14:textId="36059928" w:rsidR="006F15BC" w:rsidRDefault="006F15BC">
      <w:pPr>
        <w:pStyle w:val="21"/>
        <w:rPr>
          <w:ins w:id="111" w:author="Charles" w:date="2017-02-26T12:36:00Z"/>
          <w:rFonts w:asciiTheme="minorHAnsi" w:eastAsiaTheme="minorEastAsia" w:hAnsiTheme="minorHAnsi" w:cstheme="minorBidi"/>
          <w:noProof/>
          <w:szCs w:val="22"/>
        </w:rPr>
      </w:pPr>
      <w:ins w:id="112" w:author="Charles" w:date="2017-02-26T12:36:00Z">
        <w:r w:rsidRPr="0079140B">
          <w:rPr>
            <w:rStyle w:val="af2"/>
            <w:noProof/>
          </w:rPr>
          <w:fldChar w:fldCharType="begin"/>
        </w:r>
        <w:r w:rsidRPr="0079140B">
          <w:rPr>
            <w:rStyle w:val="af2"/>
            <w:noProof/>
          </w:rPr>
          <w:instrText xml:space="preserve"> </w:instrText>
        </w:r>
        <w:r>
          <w:rPr>
            <w:noProof/>
          </w:rPr>
          <w:instrText>HYPERLINK \l "_Toc475875963"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3.3 </w:t>
        </w:r>
        <w:r w:rsidRPr="0079140B">
          <w:rPr>
            <w:rStyle w:val="af2"/>
            <w:rFonts w:eastAsia="黑体"/>
            <w:noProof/>
          </w:rPr>
          <w:t>非功能需求</w:t>
        </w:r>
        <w:r>
          <w:rPr>
            <w:noProof/>
            <w:webHidden/>
          </w:rPr>
          <w:tab/>
        </w:r>
        <w:r>
          <w:rPr>
            <w:noProof/>
            <w:webHidden/>
          </w:rPr>
          <w:fldChar w:fldCharType="begin"/>
        </w:r>
        <w:r>
          <w:rPr>
            <w:noProof/>
            <w:webHidden/>
          </w:rPr>
          <w:instrText xml:space="preserve"> PAGEREF _Toc475875963 \h </w:instrText>
        </w:r>
      </w:ins>
      <w:r>
        <w:rPr>
          <w:noProof/>
          <w:webHidden/>
        </w:rPr>
      </w:r>
      <w:r>
        <w:rPr>
          <w:noProof/>
          <w:webHidden/>
        </w:rPr>
        <w:fldChar w:fldCharType="separate"/>
      </w:r>
      <w:r w:rsidR="005A4869">
        <w:rPr>
          <w:noProof/>
          <w:webHidden/>
        </w:rPr>
        <w:t>19</w:t>
      </w:r>
      <w:ins w:id="113" w:author="Charles" w:date="2017-02-26T12:36:00Z">
        <w:r>
          <w:rPr>
            <w:noProof/>
            <w:webHidden/>
          </w:rPr>
          <w:fldChar w:fldCharType="end"/>
        </w:r>
        <w:r w:rsidRPr="0079140B">
          <w:rPr>
            <w:rStyle w:val="af2"/>
            <w:noProof/>
          </w:rPr>
          <w:fldChar w:fldCharType="end"/>
        </w:r>
      </w:ins>
    </w:p>
    <w:p w14:paraId="496E13C6" w14:textId="6E891C43" w:rsidR="006F15BC" w:rsidRDefault="006F15BC" w:rsidP="00767E92">
      <w:pPr>
        <w:pStyle w:val="11"/>
        <w:rPr>
          <w:ins w:id="114" w:author="Charles" w:date="2017-02-26T12:36:00Z"/>
          <w:rFonts w:asciiTheme="minorHAnsi" w:eastAsiaTheme="minorEastAsia" w:hAnsiTheme="minorHAnsi" w:cstheme="minorBidi"/>
          <w:szCs w:val="22"/>
        </w:rPr>
      </w:pPr>
      <w:ins w:id="115" w:author="Charles" w:date="2017-02-26T12:36:00Z">
        <w:r w:rsidRPr="0079140B">
          <w:rPr>
            <w:rStyle w:val="af2"/>
          </w:rPr>
          <w:fldChar w:fldCharType="begin"/>
        </w:r>
        <w:r w:rsidRPr="0079140B">
          <w:rPr>
            <w:rStyle w:val="af2"/>
          </w:rPr>
          <w:instrText xml:space="preserve"> </w:instrText>
        </w:r>
        <w:r>
          <w:instrText>HYPERLINK \l "_Toc475875964"</w:instrText>
        </w:r>
        <w:r w:rsidRPr="0079140B">
          <w:rPr>
            <w:rStyle w:val="af2"/>
          </w:rPr>
          <w:instrText xml:space="preserve"> </w:instrText>
        </w:r>
        <w:r w:rsidRPr="0079140B">
          <w:rPr>
            <w:rStyle w:val="af2"/>
          </w:rPr>
          <w:fldChar w:fldCharType="separate"/>
        </w:r>
        <w:r w:rsidRPr="0079140B">
          <w:rPr>
            <w:rStyle w:val="af2"/>
          </w:rPr>
          <w:t>第四章  系统设计与实现</w:t>
        </w:r>
        <w:r>
          <w:rPr>
            <w:webHidden/>
          </w:rPr>
          <w:tab/>
        </w:r>
        <w:r>
          <w:rPr>
            <w:webHidden/>
          </w:rPr>
          <w:fldChar w:fldCharType="begin"/>
        </w:r>
        <w:r>
          <w:rPr>
            <w:webHidden/>
          </w:rPr>
          <w:instrText xml:space="preserve"> PAGEREF _Toc475875964 \h </w:instrText>
        </w:r>
      </w:ins>
      <w:r>
        <w:rPr>
          <w:webHidden/>
        </w:rPr>
      </w:r>
      <w:r>
        <w:rPr>
          <w:webHidden/>
        </w:rPr>
        <w:fldChar w:fldCharType="separate"/>
      </w:r>
      <w:r w:rsidR="005A4869">
        <w:rPr>
          <w:webHidden/>
        </w:rPr>
        <w:t>20</w:t>
      </w:r>
      <w:ins w:id="116" w:author="Charles" w:date="2017-02-26T12:36:00Z">
        <w:r>
          <w:rPr>
            <w:webHidden/>
          </w:rPr>
          <w:fldChar w:fldCharType="end"/>
        </w:r>
        <w:r w:rsidRPr="0079140B">
          <w:rPr>
            <w:rStyle w:val="af2"/>
          </w:rPr>
          <w:fldChar w:fldCharType="end"/>
        </w:r>
      </w:ins>
    </w:p>
    <w:p w14:paraId="1EF966DA" w14:textId="426C858E" w:rsidR="006F15BC" w:rsidRDefault="006F15BC">
      <w:pPr>
        <w:pStyle w:val="21"/>
        <w:rPr>
          <w:ins w:id="117" w:author="Charles" w:date="2017-02-26T12:36:00Z"/>
          <w:rFonts w:asciiTheme="minorHAnsi" w:eastAsiaTheme="minorEastAsia" w:hAnsiTheme="minorHAnsi" w:cstheme="minorBidi"/>
          <w:noProof/>
          <w:szCs w:val="22"/>
        </w:rPr>
      </w:pPr>
      <w:ins w:id="118" w:author="Charles" w:date="2017-02-26T12:36:00Z">
        <w:r w:rsidRPr="0079140B">
          <w:rPr>
            <w:rStyle w:val="af2"/>
            <w:noProof/>
          </w:rPr>
          <w:fldChar w:fldCharType="begin"/>
        </w:r>
        <w:r w:rsidRPr="0079140B">
          <w:rPr>
            <w:rStyle w:val="af2"/>
            <w:noProof/>
          </w:rPr>
          <w:instrText xml:space="preserve"> </w:instrText>
        </w:r>
        <w:r>
          <w:rPr>
            <w:noProof/>
          </w:rPr>
          <w:instrText>HYPERLINK \l "_Toc475875965"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4.1 </w:t>
        </w:r>
        <w:r w:rsidRPr="0079140B">
          <w:rPr>
            <w:rStyle w:val="af2"/>
            <w:rFonts w:eastAsia="黑体"/>
            <w:noProof/>
          </w:rPr>
          <w:t>系统整体架构</w:t>
        </w:r>
        <w:r>
          <w:rPr>
            <w:noProof/>
            <w:webHidden/>
          </w:rPr>
          <w:tab/>
        </w:r>
        <w:r>
          <w:rPr>
            <w:noProof/>
            <w:webHidden/>
          </w:rPr>
          <w:fldChar w:fldCharType="begin"/>
        </w:r>
        <w:r>
          <w:rPr>
            <w:noProof/>
            <w:webHidden/>
          </w:rPr>
          <w:instrText xml:space="preserve"> PAGEREF _Toc475875965 \h </w:instrText>
        </w:r>
      </w:ins>
      <w:r>
        <w:rPr>
          <w:noProof/>
          <w:webHidden/>
        </w:rPr>
      </w:r>
      <w:r>
        <w:rPr>
          <w:noProof/>
          <w:webHidden/>
        </w:rPr>
        <w:fldChar w:fldCharType="separate"/>
      </w:r>
      <w:r w:rsidR="005A4869">
        <w:rPr>
          <w:noProof/>
          <w:webHidden/>
        </w:rPr>
        <w:t>20</w:t>
      </w:r>
      <w:ins w:id="119" w:author="Charles" w:date="2017-02-26T12:36:00Z">
        <w:r>
          <w:rPr>
            <w:noProof/>
            <w:webHidden/>
          </w:rPr>
          <w:fldChar w:fldCharType="end"/>
        </w:r>
        <w:r w:rsidRPr="0079140B">
          <w:rPr>
            <w:rStyle w:val="af2"/>
            <w:noProof/>
          </w:rPr>
          <w:fldChar w:fldCharType="end"/>
        </w:r>
      </w:ins>
    </w:p>
    <w:p w14:paraId="60EB7D74" w14:textId="079233FD" w:rsidR="006F15BC" w:rsidRDefault="006F15BC">
      <w:pPr>
        <w:pStyle w:val="21"/>
        <w:rPr>
          <w:ins w:id="120" w:author="Charles" w:date="2017-02-26T12:36:00Z"/>
          <w:rFonts w:asciiTheme="minorHAnsi" w:eastAsiaTheme="minorEastAsia" w:hAnsiTheme="minorHAnsi" w:cstheme="minorBidi"/>
          <w:noProof/>
          <w:szCs w:val="22"/>
        </w:rPr>
      </w:pPr>
      <w:ins w:id="121" w:author="Charles" w:date="2017-02-26T12:36:00Z">
        <w:r w:rsidRPr="0079140B">
          <w:rPr>
            <w:rStyle w:val="af2"/>
            <w:noProof/>
          </w:rPr>
          <w:fldChar w:fldCharType="begin"/>
        </w:r>
        <w:r w:rsidRPr="0079140B">
          <w:rPr>
            <w:rStyle w:val="af2"/>
            <w:noProof/>
          </w:rPr>
          <w:instrText xml:space="preserve"> </w:instrText>
        </w:r>
        <w:r>
          <w:rPr>
            <w:noProof/>
          </w:rPr>
          <w:instrText>HYPERLINK \l "_Toc475875966"</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4.2 Service</w:t>
        </w:r>
        <w:r w:rsidRPr="0079140B">
          <w:rPr>
            <w:rStyle w:val="af2"/>
            <w:rFonts w:eastAsia="黑体"/>
            <w:noProof/>
          </w:rPr>
          <w:t>定义</w:t>
        </w:r>
        <w:r>
          <w:rPr>
            <w:noProof/>
            <w:webHidden/>
          </w:rPr>
          <w:tab/>
        </w:r>
        <w:r>
          <w:rPr>
            <w:noProof/>
            <w:webHidden/>
          </w:rPr>
          <w:fldChar w:fldCharType="begin"/>
        </w:r>
        <w:r>
          <w:rPr>
            <w:noProof/>
            <w:webHidden/>
          </w:rPr>
          <w:instrText xml:space="preserve"> PAGEREF _Toc475875966 \h </w:instrText>
        </w:r>
      </w:ins>
      <w:r>
        <w:rPr>
          <w:noProof/>
          <w:webHidden/>
        </w:rPr>
      </w:r>
      <w:r>
        <w:rPr>
          <w:noProof/>
          <w:webHidden/>
        </w:rPr>
        <w:fldChar w:fldCharType="separate"/>
      </w:r>
      <w:r w:rsidR="005A4869">
        <w:rPr>
          <w:noProof/>
          <w:webHidden/>
        </w:rPr>
        <w:t>20</w:t>
      </w:r>
      <w:ins w:id="122" w:author="Charles" w:date="2017-02-26T12:36:00Z">
        <w:r>
          <w:rPr>
            <w:noProof/>
            <w:webHidden/>
          </w:rPr>
          <w:fldChar w:fldCharType="end"/>
        </w:r>
        <w:r w:rsidRPr="0079140B">
          <w:rPr>
            <w:rStyle w:val="af2"/>
            <w:noProof/>
          </w:rPr>
          <w:fldChar w:fldCharType="end"/>
        </w:r>
      </w:ins>
    </w:p>
    <w:p w14:paraId="4538B730" w14:textId="6FA50B78" w:rsidR="006F15BC" w:rsidRDefault="006F15BC">
      <w:pPr>
        <w:pStyle w:val="21"/>
        <w:rPr>
          <w:ins w:id="123" w:author="Charles" w:date="2017-02-26T12:36:00Z"/>
          <w:rFonts w:asciiTheme="minorHAnsi" w:eastAsiaTheme="minorEastAsia" w:hAnsiTheme="minorHAnsi" w:cstheme="minorBidi"/>
          <w:noProof/>
          <w:szCs w:val="22"/>
        </w:rPr>
      </w:pPr>
      <w:ins w:id="124" w:author="Charles" w:date="2017-02-26T12:36:00Z">
        <w:r w:rsidRPr="0079140B">
          <w:rPr>
            <w:rStyle w:val="af2"/>
            <w:noProof/>
          </w:rPr>
          <w:fldChar w:fldCharType="begin"/>
        </w:r>
        <w:r w:rsidRPr="0079140B">
          <w:rPr>
            <w:rStyle w:val="af2"/>
            <w:noProof/>
          </w:rPr>
          <w:instrText xml:space="preserve"> </w:instrText>
        </w:r>
        <w:r>
          <w:rPr>
            <w:noProof/>
          </w:rPr>
          <w:instrText>HYPERLINK \l "_Toc475875967"</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4.3 ApiServer</w:t>
        </w:r>
        <w:r w:rsidRPr="0079140B">
          <w:rPr>
            <w:rStyle w:val="af2"/>
            <w:rFonts w:eastAsia="黑体"/>
            <w:noProof/>
          </w:rPr>
          <w:t>的设计与实现</w:t>
        </w:r>
        <w:r>
          <w:rPr>
            <w:noProof/>
            <w:webHidden/>
          </w:rPr>
          <w:tab/>
        </w:r>
        <w:r>
          <w:rPr>
            <w:noProof/>
            <w:webHidden/>
          </w:rPr>
          <w:fldChar w:fldCharType="begin"/>
        </w:r>
        <w:r>
          <w:rPr>
            <w:noProof/>
            <w:webHidden/>
          </w:rPr>
          <w:instrText xml:space="preserve"> PAGEREF _Toc475875967 \h </w:instrText>
        </w:r>
      </w:ins>
      <w:r>
        <w:rPr>
          <w:noProof/>
          <w:webHidden/>
        </w:rPr>
      </w:r>
      <w:r>
        <w:rPr>
          <w:noProof/>
          <w:webHidden/>
        </w:rPr>
        <w:fldChar w:fldCharType="separate"/>
      </w:r>
      <w:r w:rsidR="005A4869">
        <w:rPr>
          <w:noProof/>
          <w:webHidden/>
        </w:rPr>
        <w:t>22</w:t>
      </w:r>
      <w:ins w:id="125" w:author="Charles" w:date="2017-02-26T12:36:00Z">
        <w:r>
          <w:rPr>
            <w:noProof/>
            <w:webHidden/>
          </w:rPr>
          <w:fldChar w:fldCharType="end"/>
        </w:r>
        <w:r w:rsidRPr="0079140B">
          <w:rPr>
            <w:rStyle w:val="af2"/>
            <w:noProof/>
          </w:rPr>
          <w:fldChar w:fldCharType="end"/>
        </w:r>
      </w:ins>
    </w:p>
    <w:p w14:paraId="2BD8836E" w14:textId="42DC7308" w:rsidR="006F15BC" w:rsidRDefault="006F15BC">
      <w:pPr>
        <w:pStyle w:val="32"/>
        <w:rPr>
          <w:ins w:id="126" w:author="Charles" w:date="2017-02-26T12:36:00Z"/>
          <w:rFonts w:asciiTheme="minorHAnsi" w:eastAsiaTheme="minorEastAsia" w:hAnsiTheme="minorHAnsi" w:cstheme="minorBidi"/>
          <w:noProof/>
          <w:szCs w:val="22"/>
        </w:rPr>
      </w:pPr>
      <w:ins w:id="127" w:author="Charles" w:date="2017-02-26T12:36:00Z">
        <w:r w:rsidRPr="0079140B">
          <w:rPr>
            <w:rStyle w:val="af2"/>
            <w:noProof/>
          </w:rPr>
          <w:fldChar w:fldCharType="begin"/>
        </w:r>
        <w:r w:rsidRPr="0079140B">
          <w:rPr>
            <w:rStyle w:val="af2"/>
            <w:noProof/>
          </w:rPr>
          <w:instrText xml:space="preserve"> </w:instrText>
        </w:r>
        <w:r>
          <w:rPr>
            <w:noProof/>
          </w:rPr>
          <w:instrText>HYPERLINK \l "_Toc475875968"</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4.3.1 Service</w:t>
        </w:r>
        <w:r w:rsidRPr="0079140B">
          <w:rPr>
            <w:rStyle w:val="af2"/>
            <w:rFonts w:eastAsia="黑体"/>
            <w:noProof/>
          </w:rPr>
          <w:t>管理模块</w:t>
        </w:r>
        <w:r>
          <w:rPr>
            <w:noProof/>
            <w:webHidden/>
          </w:rPr>
          <w:tab/>
        </w:r>
        <w:r>
          <w:rPr>
            <w:noProof/>
            <w:webHidden/>
          </w:rPr>
          <w:fldChar w:fldCharType="begin"/>
        </w:r>
        <w:r>
          <w:rPr>
            <w:noProof/>
            <w:webHidden/>
          </w:rPr>
          <w:instrText xml:space="preserve"> PAGEREF _Toc475875968 \h </w:instrText>
        </w:r>
      </w:ins>
      <w:r>
        <w:rPr>
          <w:noProof/>
          <w:webHidden/>
        </w:rPr>
      </w:r>
      <w:r>
        <w:rPr>
          <w:noProof/>
          <w:webHidden/>
        </w:rPr>
        <w:fldChar w:fldCharType="separate"/>
      </w:r>
      <w:r w:rsidR="005A4869">
        <w:rPr>
          <w:noProof/>
          <w:webHidden/>
        </w:rPr>
        <w:t>22</w:t>
      </w:r>
      <w:ins w:id="128" w:author="Charles" w:date="2017-02-26T12:36:00Z">
        <w:r>
          <w:rPr>
            <w:noProof/>
            <w:webHidden/>
          </w:rPr>
          <w:fldChar w:fldCharType="end"/>
        </w:r>
        <w:r w:rsidRPr="0079140B">
          <w:rPr>
            <w:rStyle w:val="af2"/>
            <w:noProof/>
          </w:rPr>
          <w:fldChar w:fldCharType="end"/>
        </w:r>
      </w:ins>
    </w:p>
    <w:p w14:paraId="2C36E861" w14:textId="0F48D7BF" w:rsidR="006F15BC" w:rsidRDefault="006F15BC">
      <w:pPr>
        <w:pStyle w:val="32"/>
        <w:rPr>
          <w:ins w:id="129" w:author="Charles" w:date="2017-02-26T12:36:00Z"/>
          <w:rFonts w:asciiTheme="minorHAnsi" w:eastAsiaTheme="minorEastAsia" w:hAnsiTheme="minorHAnsi" w:cstheme="minorBidi"/>
          <w:noProof/>
          <w:szCs w:val="22"/>
        </w:rPr>
      </w:pPr>
      <w:ins w:id="130" w:author="Charles" w:date="2017-02-26T12:36:00Z">
        <w:r w:rsidRPr="0079140B">
          <w:rPr>
            <w:rStyle w:val="af2"/>
            <w:noProof/>
          </w:rPr>
          <w:fldChar w:fldCharType="begin"/>
        </w:r>
        <w:r w:rsidRPr="0079140B">
          <w:rPr>
            <w:rStyle w:val="af2"/>
            <w:noProof/>
          </w:rPr>
          <w:instrText xml:space="preserve"> </w:instrText>
        </w:r>
        <w:r>
          <w:rPr>
            <w:noProof/>
          </w:rPr>
          <w:instrText>HYPERLINK \l "_Toc475875969"</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4.3.2 </w:t>
        </w:r>
        <w:r w:rsidRPr="0079140B">
          <w:rPr>
            <w:rStyle w:val="af2"/>
            <w:rFonts w:eastAsia="黑体"/>
            <w:noProof/>
          </w:rPr>
          <w:t>请求处理模块</w:t>
        </w:r>
        <w:r>
          <w:rPr>
            <w:noProof/>
            <w:webHidden/>
          </w:rPr>
          <w:tab/>
        </w:r>
        <w:r>
          <w:rPr>
            <w:noProof/>
            <w:webHidden/>
          </w:rPr>
          <w:fldChar w:fldCharType="begin"/>
        </w:r>
        <w:r>
          <w:rPr>
            <w:noProof/>
            <w:webHidden/>
          </w:rPr>
          <w:instrText xml:space="preserve"> PAGEREF _Toc475875969 \h </w:instrText>
        </w:r>
      </w:ins>
      <w:r>
        <w:rPr>
          <w:noProof/>
          <w:webHidden/>
        </w:rPr>
      </w:r>
      <w:r>
        <w:rPr>
          <w:noProof/>
          <w:webHidden/>
        </w:rPr>
        <w:fldChar w:fldCharType="separate"/>
      </w:r>
      <w:r w:rsidR="005A4869">
        <w:rPr>
          <w:noProof/>
          <w:webHidden/>
        </w:rPr>
        <w:t>23</w:t>
      </w:r>
      <w:ins w:id="131" w:author="Charles" w:date="2017-02-26T12:36:00Z">
        <w:r>
          <w:rPr>
            <w:noProof/>
            <w:webHidden/>
          </w:rPr>
          <w:fldChar w:fldCharType="end"/>
        </w:r>
        <w:r w:rsidRPr="0079140B">
          <w:rPr>
            <w:rStyle w:val="af2"/>
            <w:noProof/>
          </w:rPr>
          <w:fldChar w:fldCharType="end"/>
        </w:r>
      </w:ins>
    </w:p>
    <w:p w14:paraId="517DADC6" w14:textId="4D0BD4A7" w:rsidR="006F15BC" w:rsidRDefault="006F15BC">
      <w:pPr>
        <w:pStyle w:val="32"/>
        <w:rPr>
          <w:ins w:id="132" w:author="Charles" w:date="2017-02-26T12:36:00Z"/>
          <w:rFonts w:asciiTheme="minorHAnsi" w:eastAsiaTheme="minorEastAsia" w:hAnsiTheme="minorHAnsi" w:cstheme="minorBidi"/>
          <w:noProof/>
          <w:szCs w:val="22"/>
        </w:rPr>
      </w:pPr>
      <w:ins w:id="133" w:author="Charles" w:date="2017-02-26T12:36:00Z">
        <w:r w:rsidRPr="0079140B">
          <w:rPr>
            <w:rStyle w:val="af2"/>
            <w:noProof/>
          </w:rPr>
          <w:fldChar w:fldCharType="begin"/>
        </w:r>
        <w:r w:rsidRPr="0079140B">
          <w:rPr>
            <w:rStyle w:val="af2"/>
            <w:noProof/>
          </w:rPr>
          <w:instrText xml:space="preserve"> </w:instrText>
        </w:r>
        <w:r>
          <w:rPr>
            <w:noProof/>
          </w:rPr>
          <w:instrText>HYPERLINK \l "_Toc475875970"</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4.3.3 </w:t>
        </w:r>
        <w:r w:rsidRPr="0079140B">
          <w:rPr>
            <w:rStyle w:val="af2"/>
            <w:rFonts w:eastAsia="黑体"/>
            <w:noProof/>
          </w:rPr>
          <w:t>算法服务管理模块</w:t>
        </w:r>
        <w:r>
          <w:rPr>
            <w:noProof/>
            <w:webHidden/>
          </w:rPr>
          <w:tab/>
        </w:r>
        <w:r>
          <w:rPr>
            <w:noProof/>
            <w:webHidden/>
          </w:rPr>
          <w:fldChar w:fldCharType="begin"/>
        </w:r>
        <w:r>
          <w:rPr>
            <w:noProof/>
            <w:webHidden/>
          </w:rPr>
          <w:instrText xml:space="preserve"> PAGEREF _Toc475875970 \h </w:instrText>
        </w:r>
      </w:ins>
      <w:r>
        <w:rPr>
          <w:noProof/>
          <w:webHidden/>
        </w:rPr>
      </w:r>
      <w:r>
        <w:rPr>
          <w:noProof/>
          <w:webHidden/>
        </w:rPr>
        <w:fldChar w:fldCharType="separate"/>
      </w:r>
      <w:r w:rsidR="005A4869">
        <w:rPr>
          <w:noProof/>
          <w:webHidden/>
        </w:rPr>
        <w:t>24</w:t>
      </w:r>
      <w:ins w:id="134" w:author="Charles" w:date="2017-02-26T12:36:00Z">
        <w:r>
          <w:rPr>
            <w:noProof/>
            <w:webHidden/>
          </w:rPr>
          <w:fldChar w:fldCharType="end"/>
        </w:r>
        <w:r w:rsidRPr="0079140B">
          <w:rPr>
            <w:rStyle w:val="af2"/>
            <w:noProof/>
          </w:rPr>
          <w:fldChar w:fldCharType="end"/>
        </w:r>
      </w:ins>
    </w:p>
    <w:p w14:paraId="5D806B48" w14:textId="7DA8189E" w:rsidR="006F15BC" w:rsidRDefault="006F15BC">
      <w:pPr>
        <w:pStyle w:val="32"/>
        <w:rPr>
          <w:ins w:id="135" w:author="Charles" w:date="2017-02-26T12:36:00Z"/>
          <w:rFonts w:asciiTheme="minorHAnsi" w:eastAsiaTheme="minorEastAsia" w:hAnsiTheme="minorHAnsi" w:cstheme="minorBidi"/>
          <w:noProof/>
          <w:szCs w:val="22"/>
        </w:rPr>
      </w:pPr>
      <w:ins w:id="136" w:author="Charles" w:date="2017-02-26T12:36:00Z">
        <w:r w:rsidRPr="0079140B">
          <w:rPr>
            <w:rStyle w:val="af2"/>
            <w:noProof/>
          </w:rPr>
          <w:fldChar w:fldCharType="begin"/>
        </w:r>
        <w:r w:rsidRPr="0079140B">
          <w:rPr>
            <w:rStyle w:val="af2"/>
            <w:noProof/>
          </w:rPr>
          <w:instrText xml:space="preserve"> </w:instrText>
        </w:r>
        <w:r>
          <w:rPr>
            <w:noProof/>
          </w:rPr>
          <w:instrText>HYPERLINK \l "_Toc475875971"</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4.3.4 </w:t>
        </w:r>
        <w:r w:rsidRPr="0079140B">
          <w:rPr>
            <w:rStyle w:val="af2"/>
            <w:rFonts w:eastAsia="黑体"/>
            <w:noProof/>
          </w:rPr>
          <w:t>负载均衡和异常处理</w:t>
        </w:r>
        <w:r>
          <w:rPr>
            <w:noProof/>
            <w:webHidden/>
          </w:rPr>
          <w:tab/>
        </w:r>
        <w:r>
          <w:rPr>
            <w:noProof/>
            <w:webHidden/>
          </w:rPr>
          <w:fldChar w:fldCharType="begin"/>
        </w:r>
        <w:r>
          <w:rPr>
            <w:noProof/>
            <w:webHidden/>
          </w:rPr>
          <w:instrText xml:space="preserve"> PAGEREF _Toc475875971 \h </w:instrText>
        </w:r>
      </w:ins>
      <w:r>
        <w:rPr>
          <w:noProof/>
          <w:webHidden/>
        </w:rPr>
      </w:r>
      <w:r>
        <w:rPr>
          <w:noProof/>
          <w:webHidden/>
        </w:rPr>
        <w:fldChar w:fldCharType="separate"/>
      </w:r>
      <w:r w:rsidR="005A4869">
        <w:rPr>
          <w:noProof/>
          <w:webHidden/>
        </w:rPr>
        <w:t>26</w:t>
      </w:r>
      <w:ins w:id="137" w:author="Charles" w:date="2017-02-26T12:36:00Z">
        <w:r>
          <w:rPr>
            <w:noProof/>
            <w:webHidden/>
          </w:rPr>
          <w:fldChar w:fldCharType="end"/>
        </w:r>
        <w:r w:rsidRPr="0079140B">
          <w:rPr>
            <w:rStyle w:val="af2"/>
            <w:noProof/>
          </w:rPr>
          <w:fldChar w:fldCharType="end"/>
        </w:r>
      </w:ins>
    </w:p>
    <w:p w14:paraId="22A087A5" w14:textId="147E4F32" w:rsidR="006F15BC" w:rsidRDefault="006F15BC">
      <w:pPr>
        <w:pStyle w:val="21"/>
        <w:rPr>
          <w:ins w:id="138" w:author="Charles" w:date="2017-02-26T12:36:00Z"/>
          <w:rFonts w:asciiTheme="minorHAnsi" w:eastAsiaTheme="minorEastAsia" w:hAnsiTheme="minorHAnsi" w:cstheme="minorBidi"/>
          <w:noProof/>
          <w:szCs w:val="22"/>
        </w:rPr>
      </w:pPr>
      <w:ins w:id="139" w:author="Charles" w:date="2017-02-26T12:36:00Z">
        <w:r w:rsidRPr="0079140B">
          <w:rPr>
            <w:rStyle w:val="af2"/>
            <w:noProof/>
          </w:rPr>
          <w:fldChar w:fldCharType="begin"/>
        </w:r>
        <w:r w:rsidRPr="0079140B">
          <w:rPr>
            <w:rStyle w:val="af2"/>
            <w:noProof/>
          </w:rPr>
          <w:instrText xml:space="preserve"> </w:instrText>
        </w:r>
        <w:r>
          <w:rPr>
            <w:noProof/>
          </w:rPr>
          <w:instrText>HYPERLINK \l "_Toc475875972"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4.4 </w:t>
        </w:r>
        <w:r w:rsidRPr="0079140B">
          <w:rPr>
            <w:rStyle w:val="af2"/>
            <w:rFonts w:eastAsia="黑体"/>
            <w:noProof/>
          </w:rPr>
          <w:t>算法服务的设计与实现</w:t>
        </w:r>
        <w:r>
          <w:rPr>
            <w:noProof/>
            <w:webHidden/>
          </w:rPr>
          <w:tab/>
        </w:r>
        <w:r>
          <w:rPr>
            <w:noProof/>
            <w:webHidden/>
          </w:rPr>
          <w:fldChar w:fldCharType="begin"/>
        </w:r>
        <w:r>
          <w:rPr>
            <w:noProof/>
            <w:webHidden/>
          </w:rPr>
          <w:instrText xml:space="preserve"> PAGEREF _Toc475875972 \h </w:instrText>
        </w:r>
      </w:ins>
      <w:r>
        <w:rPr>
          <w:noProof/>
          <w:webHidden/>
        </w:rPr>
      </w:r>
      <w:r>
        <w:rPr>
          <w:noProof/>
          <w:webHidden/>
        </w:rPr>
        <w:fldChar w:fldCharType="separate"/>
      </w:r>
      <w:r w:rsidR="005A4869">
        <w:rPr>
          <w:noProof/>
          <w:webHidden/>
        </w:rPr>
        <w:t>26</w:t>
      </w:r>
      <w:ins w:id="140" w:author="Charles" w:date="2017-02-26T12:36:00Z">
        <w:r>
          <w:rPr>
            <w:noProof/>
            <w:webHidden/>
          </w:rPr>
          <w:fldChar w:fldCharType="end"/>
        </w:r>
        <w:r w:rsidRPr="0079140B">
          <w:rPr>
            <w:rStyle w:val="af2"/>
            <w:noProof/>
          </w:rPr>
          <w:fldChar w:fldCharType="end"/>
        </w:r>
      </w:ins>
    </w:p>
    <w:p w14:paraId="03807A4B" w14:textId="38E71D43" w:rsidR="006F15BC" w:rsidRDefault="006F15BC">
      <w:pPr>
        <w:pStyle w:val="21"/>
        <w:rPr>
          <w:ins w:id="141" w:author="Charles" w:date="2017-02-26T12:36:00Z"/>
          <w:rFonts w:asciiTheme="minorHAnsi" w:eastAsiaTheme="minorEastAsia" w:hAnsiTheme="minorHAnsi" w:cstheme="minorBidi"/>
          <w:noProof/>
          <w:szCs w:val="22"/>
        </w:rPr>
      </w:pPr>
      <w:ins w:id="142" w:author="Charles" w:date="2017-02-26T12:36:00Z">
        <w:r w:rsidRPr="0079140B">
          <w:rPr>
            <w:rStyle w:val="af2"/>
            <w:noProof/>
          </w:rPr>
          <w:fldChar w:fldCharType="begin"/>
        </w:r>
        <w:r w:rsidRPr="0079140B">
          <w:rPr>
            <w:rStyle w:val="af2"/>
            <w:noProof/>
          </w:rPr>
          <w:instrText xml:space="preserve"> </w:instrText>
        </w:r>
        <w:r>
          <w:rPr>
            <w:noProof/>
          </w:rPr>
          <w:instrText>HYPERLINK \l "_Toc475875973"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4.5 </w:t>
        </w:r>
        <w:r w:rsidRPr="0079140B">
          <w:rPr>
            <w:rStyle w:val="af2"/>
            <w:rFonts w:eastAsia="黑体"/>
            <w:noProof/>
          </w:rPr>
          <w:t>本章小结</w:t>
        </w:r>
        <w:r>
          <w:rPr>
            <w:noProof/>
            <w:webHidden/>
          </w:rPr>
          <w:tab/>
        </w:r>
        <w:r>
          <w:rPr>
            <w:noProof/>
            <w:webHidden/>
          </w:rPr>
          <w:fldChar w:fldCharType="begin"/>
        </w:r>
        <w:r>
          <w:rPr>
            <w:noProof/>
            <w:webHidden/>
          </w:rPr>
          <w:instrText xml:space="preserve"> PAGEREF _Toc475875973 \h </w:instrText>
        </w:r>
      </w:ins>
      <w:r>
        <w:rPr>
          <w:noProof/>
          <w:webHidden/>
        </w:rPr>
      </w:r>
      <w:r>
        <w:rPr>
          <w:noProof/>
          <w:webHidden/>
        </w:rPr>
        <w:fldChar w:fldCharType="separate"/>
      </w:r>
      <w:r w:rsidR="005A4869">
        <w:rPr>
          <w:noProof/>
          <w:webHidden/>
        </w:rPr>
        <w:t>27</w:t>
      </w:r>
      <w:ins w:id="143" w:author="Charles" w:date="2017-02-26T12:36:00Z">
        <w:r>
          <w:rPr>
            <w:noProof/>
            <w:webHidden/>
          </w:rPr>
          <w:fldChar w:fldCharType="end"/>
        </w:r>
        <w:r w:rsidRPr="0079140B">
          <w:rPr>
            <w:rStyle w:val="af2"/>
            <w:noProof/>
          </w:rPr>
          <w:fldChar w:fldCharType="end"/>
        </w:r>
      </w:ins>
    </w:p>
    <w:p w14:paraId="72E04F4F" w14:textId="45301C84" w:rsidR="006F15BC" w:rsidRDefault="006F15BC" w:rsidP="00767E92">
      <w:pPr>
        <w:pStyle w:val="11"/>
        <w:rPr>
          <w:ins w:id="144" w:author="Charles" w:date="2017-02-26T12:36:00Z"/>
          <w:rFonts w:asciiTheme="minorHAnsi" w:eastAsiaTheme="minorEastAsia" w:hAnsiTheme="minorHAnsi" w:cstheme="minorBidi"/>
          <w:szCs w:val="22"/>
        </w:rPr>
      </w:pPr>
      <w:ins w:id="145" w:author="Charles" w:date="2017-02-26T12:36:00Z">
        <w:r w:rsidRPr="0079140B">
          <w:rPr>
            <w:rStyle w:val="af2"/>
          </w:rPr>
          <w:fldChar w:fldCharType="begin"/>
        </w:r>
        <w:r w:rsidRPr="0079140B">
          <w:rPr>
            <w:rStyle w:val="af2"/>
          </w:rPr>
          <w:instrText xml:space="preserve"> </w:instrText>
        </w:r>
        <w:r>
          <w:instrText>HYPERLINK \l "_Toc475875974"</w:instrText>
        </w:r>
        <w:r w:rsidRPr="0079140B">
          <w:rPr>
            <w:rStyle w:val="af2"/>
          </w:rPr>
          <w:instrText xml:space="preserve"> </w:instrText>
        </w:r>
        <w:r w:rsidRPr="0079140B">
          <w:rPr>
            <w:rStyle w:val="af2"/>
          </w:rPr>
          <w:fldChar w:fldCharType="separate"/>
        </w:r>
        <w:r w:rsidRPr="0079140B">
          <w:rPr>
            <w:rStyle w:val="af2"/>
          </w:rPr>
          <w:t>第五章  业务流程</w:t>
        </w:r>
        <w:r>
          <w:rPr>
            <w:webHidden/>
          </w:rPr>
          <w:tab/>
        </w:r>
        <w:r>
          <w:rPr>
            <w:webHidden/>
          </w:rPr>
          <w:fldChar w:fldCharType="begin"/>
        </w:r>
        <w:r>
          <w:rPr>
            <w:webHidden/>
          </w:rPr>
          <w:instrText xml:space="preserve"> PAGEREF _Toc475875974 \h </w:instrText>
        </w:r>
      </w:ins>
      <w:r>
        <w:rPr>
          <w:webHidden/>
        </w:rPr>
      </w:r>
      <w:r>
        <w:rPr>
          <w:webHidden/>
        </w:rPr>
        <w:fldChar w:fldCharType="separate"/>
      </w:r>
      <w:r w:rsidR="005A4869">
        <w:rPr>
          <w:webHidden/>
        </w:rPr>
        <w:t>28</w:t>
      </w:r>
      <w:ins w:id="146" w:author="Charles" w:date="2017-02-26T12:36:00Z">
        <w:r>
          <w:rPr>
            <w:webHidden/>
          </w:rPr>
          <w:fldChar w:fldCharType="end"/>
        </w:r>
        <w:r w:rsidRPr="0079140B">
          <w:rPr>
            <w:rStyle w:val="af2"/>
          </w:rPr>
          <w:fldChar w:fldCharType="end"/>
        </w:r>
      </w:ins>
    </w:p>
    <w:p w14:paraId="224F6F27" w14:textId="0C1DF6BD" w:rsidR="006F15BC" w:rsidRDefault="006F15BC">
      <w:pPr>
        <w:pStyle w:val="21"/>
        <w:rPr>
          <w:ins w:id="147" w:author="Charles" w:date="2017-02-26T12:36:00Z"/>
          <w:rFonts w:asciiTheme="minorHAnsi" w:eastAsiaTheme="minorEastAsia" w:hAnsiTheme="minorHAnsi" w:cstheme="minorBidi"/>
          <w:noProof/>
          <w:szCs w:val="22"/>
        </w:rPr>
      </w:pPr>
      <w:ins w:id="148" w:author="Charles" w:date="2017-02-26T12:36:00Z">
        <w:r w:rsidRPr="0079140B">
          <w:rPr>
            <w:rStyle w:val="af2"/>
            <w:noProof/>
          </w:rPr>
          <w:fldChar w:fldCharType="begin"/>
        </w:r>
        <w:r w:rsidRPr="0079140B">
          <w:rPr>
            <w:rStyle w:val="af2"/>
            <w:noProof/>
          </w:rPr>
          <w:instrText xml:space="preserve"> </w:instrText>
        </w:r>
        <w:r>
          <w:rPr>
            <w:noProof/>
          </w:rPr>
          <w:instrText>HYPERLINK \l "_Toc475875975"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5.1 </w:t>
        </w:r>
        <w:r w:rsidRPr="0079140B">
          <w:rPr>
            <w:rStyle w:val="af2"/>
            <w:rFonts w:eastAsia="黑体"/>
            <w:noProof/>
          </w:rPr>
          <w:t>微博文章处理</w:t>
        </w:r>
        <w:r>
          <w:rPr>
            <w:noProof/>
            <w:webHidden/>
          </w:rPr>
          <w:tab/>
        </w:r>
        <w:r>
          <w:rPr>
            <w:noProof/>
            <w:webHidden/>
          </w:rPr>
          <w:fldChar w:fldCharType="begin"/>
        </w:r>
        <w:r>
          <w:rPr>
            <w:noProof/>
            <w:webHidden/>
          </w:rPr>
          <w:instrText xml:space="preserve"> PAGEREF _Toc475875975 \h </w:instrText>
        </w:r>
      </w:ins>
      <w:r>
        <w:rPr>
          <w:noProof/>
          <w:webHidden/>
        </w:rPr>
      </w:r>
      <w:r>
        <w:rPr>
          <w:noProof/>
          <w:webHidden/>
        </w:rPr>
        <w:fldChar w:fldCharType="separate"/>
      </w:r>
      <w:r w:rsidR="005A4869">
        <w:rPr>
          <w:noProof/>
          <w:webHidden/>
        </w:rPr>
        <w:t>28</w:t>
      </w:r>
      <w:ins w:id="149" w:author="Charles" w:date="2017-02-26T12:36:00Z">
        <w:r>
          <w:rPr>
            <w:noProof/>
            <w:webHidden/>
          </w:rPr>
          <w:fldChar w:fldCharType="end"/>
        </w:r>
        <w:r w:rsidRPr="0079140B">
          <w:rPr>
            <w:rStyle w:val="af2"/>
            <w:noProof/>
          </w:rPr>
          <w:fldChar w:fldCharType="end"/>
        </w:r>
      </w:ins>
    </w:p>
    <w:p w14:paraId="5C6802E8" w14:textId="3A1B9A3E" w:rsidR="006F15BC" w:rsidRDefault="006F15BC">
      <w:pPr>
        <w:pStyle w:val="32"/>
        <w:rPr>
          <w:ins w:id="150" w:author="Charles" w:date="2017-02-26T12:36:00Z"/>
          <w:rFonts w:asciiTheme="minorHAnsi" w:eastAsiaTheme="minorEastAsia" w:hAnsiTheme="minorHAnsi" w:cstheme="minorBidi"/>
          <w:noProof/>
          <w:szCs w:val="22"/>
        </w:rPr>
      </w:pPr>
      <w:ins w:id="151" w:author="Charles" w:date="2017-02-26T12:36:00Z">
        <w:r w:rsidRPr="0079140B">
          <w:rPr>
            <w:rStyle w:val="af2"/>
            <w:noProof/>
          </w:rPr>
          <w:fldChar w:fldCharType="begin"/>
        </w:r>
        <w:r w:rsidRPr="0079140B">
          <w:rPr>
            <w:rStyle w:val="af2"/>
            <w:noProof/>
          </w:rPr>
          <w:instrText xml:space="preserve"> </w:instrText>
        </w:r>
        <w:r>
          <w:rPr>
            <w:noProof/>
          </w:rPr>
          <w:instrText>HYPERLINK \l "_Toc475875976"</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5.1.1 Jieba</w:t>
        </w:r>
        <w:r w:rsidRPr="0079140B">
          <w:rPr>
            <w:rStyle w:val="af2"/>
            <w:rFonts w:eastAsia="黑体"/>
            <w:noProof/>
          </w:rPr>
          <w:t>分词</w:t>
        </w:r>
        <w:r>
          <w:rPr>
            <w:noProof/>
            <w:webHidden/>
          </w:rPr>
          <w:tab/>
        </w:r>
        <w:r>
          <w:rPr>
            <w:noProof/>
            <w:webHidden/>
          </w:rPr>
          <w:fldChar w:fldCharType="begin"/>
        </w:r>
        <w:r>
          <w:rPr>
            <w:noProof/>
            <w:webHidden/>
          </w:rPr>
          <w:instrText xml:space="preserve"> PAGEREF _Toc475875976 \h </w:instrText>
        </w:r>
      </w:ins>
      <w:r>
        <w:rPr>
          <w:noProof/>
          <w:webHidden/>
        </w:rPr>
      </w:r>
      <w:r>
        <w:rPr>
          <w:noProof/>
          <w:webHidden/>
        </w:rPr>
        <w:fldChar w:fldCharType="separate"/>
      </w:r>
      <w:r w:rsidR="005A4869">
        <w:rPr>
          <w:noProof/>
          <w:webHidden/>
        </w:rPr>
        <w:t>28</w:t>
      </w:r>
      <w:ins w:id="152" w:author="Charles" w:date="2017-02-26T12:36:00Z">
        <w:r>
          <w:rPr>
            <w:noProof/>
            <w:webHidden/>
          </w:rPr>
          <w:fldChar w:fldCharType="end"/>
        </w:r>
        <w:r w:rsidRPr="0079140B">
          <w:rPr>
            <w:rStyle w:val="af2"/>
            <w:noProof/>
          </w:rPr>
          <w:fldChar w:fldCharType="end"/>
        </w:r>
      </w:ins>
    </w:p>
    <w:p w14:paraId="1D447306" w14:textId="22B075E4" w:rsidR="006F15BC" w:rsidRDefault="006F15BC">
      <w:pPr>
        <w:pStyle w:val="32"/>
        <w:rPr>
          <w:ins w:id="153" w:author="Charles" w:date="2017-02-26T12:36:00Z"/>
          <w:rFonts w:asciiTheme="minorHAnsi" w:eastAsiaTheme="minorEastAsia" w:hAnsiTheme="minorHAnsi" w:cstheme="minorBidi"/>
          <w:noProof/>
          <w:szCs w:val="22"/>
        </w:rPr>
      </w:pPr>
      <w:ins w:id="154" w:author="Charles" w:date="2017-02-26T12:36:00Z">
        <w:r w:rsidRPr="0079140B">
          <w:rPr>
            <w:rStyle w:val="af2"/>
            <w:noProof/>
          </w:rPr>
          <w:fldChar w:fldCharType="begin"/>
        </w:r>
        <w:r w:rsidRPr="0079140B">
          <w:rPr>
            <w:rStyle w:val="af2"/>
            <w:noProof/>
          </w:rPr>
          <w:instrText xml:space="preserve"> </w:instrText>
        </w:r>
        <w:r>
          <w:rPr>
            <w:noProof/>
          </w:rPr>
          <w:instrText>HYPERLINK \l "_Toc475875977"</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5.1.2 </w:t>
        </w:r>
        <w:r w:rsidRPr="0079140B">
          <w:rPr>
            <w:rStyle w:val="af2"/>
            <w:rFonts w:eastAsia="黑体"/>
            <w:noProof/>
          </w:rPr>
          <w:t>文章向量化</w:t>
        </w:r>
        <w:r>
          <w:rPr>
            <w:noProof/>
            <w:webHidden/>
          </w:rPr>
          <w:tab/>
        </w:r>
        <w:r>
          <w:rPr>
            <w:noProof/>
            <w:webHidden/>
          </w:rPr>
          <w:fldChar w:fldCharType="begin"/>
        </w:r>
        <w:r>
          <w:rPr>
            <w:noProof/>
            <w:webHidden/>
          </w:rPr>
          <w:instrText xml:space="preserve"> PAGEREF _Toc475875977 \h </w:instrText>
        </w:r>
      </w:ins>
      <w:r>
        <w:rPr>
          <w:noProof/>
          <w:webHidden/>
        </w:rPr>
      </w:r>
      <w:r>
        <w:rPr>
          <w:noProof/>
          <w:webHidden/>
        </w:rPr>
        <w:fldChar w:fldCharType="separate"/>
      </w:r>
      <w:r w:rsidR="005A4869">
        <w:rPr>
          <w:noProof/>
          <w:webHidden/>
        </w:rPr>
        <w:t>28</w:t>
      </w:r>
      <w:ins w:id="155" w:author="Charles" w:date="2017-02-26T12:36:00Z">
        <w:r>
          <w:rPr>
            <w:noProof/>
            <w:webHidden/>
          </w:rPr>
          <w:fldChar w:fldCharType="end"/>
        </w:r>
        <w:r w:rsidRPr="0079140B">
          <w:rPr>
            <w:rStyle w:val="af2"/>
            <w:noProof/>
          </w:rPr>
          <w:fldChar w:fldCharType="end"/>
        </w:r>
      </w:ins>
    </w:p>
    <w:p w14:paraId="65FD6081" w14:textId="3E39826C" w:rsidR="006F15BC" w:rsidRDefault="006F15BC">
      <w:pPr>
        <w:pStyle w:val="21"/>
        <w:rPr>
          <w:ins w:id="156" w:author="Charles" w:date="2017-02-26T12:36:00Z"/>
          <w:rFonts w:asciiTheme="minorHAnsi" w:eastAsiaTheme="minorEastAsia" w:hAnsiTheme="minorHAnsi" w:cstheme="minorBidi"/>
          <w:noProof/>
          <w:szCs w:val="22"/>
        </w:rPr>
      </w:pPr>
      <w:ins w:id="157" w:author="Charles" w:date="2017-02-26T12:36:00Z">
        <w:r w:rsidRPr="0079140B">
          <w:rPr>
            <w:rStyle w:val="af2"/>
            <w:noProof/>
          </w:rPr>
          <w:fldChar w:fldCharType="begin"/>
        </w:r>
        <w:r w:rsidRPr="0079140B">
          <w:rPr>
            <w:rStyle w:val="af2"/>
            <w:noProof/>
          </w:rPr>
          <w:instrText xml:space="preserve"> </w:instrText>
        </w:r>
        <w:r>
          <w:rPr>
            <w:noProof/>
          </w:rPr>
          <w:instrText>HYPERLINK \l "_Toc475875978"</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5.2 GBDT</w:t>
        </w:r>
        <w:r w:rsidRPr="0079140B">
          <w:rPr>
            <w:rStyle w:val="af2"/>
            <w:rFonts w:eastAsia="黑体"/>
            <w:noProof/>
          </w:rPr>
          <w:t>特征工程</w:t>
        </w:r>
        <w:r>
          <w:rPr>
            <w:noProof/>
            <w:webHidden/>
          </w:rPr>
          <w:tab/>
        </w:r>
        <w:r>
          <w:rPr>
            <w:noProof/>
            <w:webHidden/>
          </w:rPr>
          <w:fldChar w:fldCharType="begin"/>
        </w:r>
        <w:r>
          <w:rPr>
            <w:noProof/>
            <w:webHidden/>
          </w:rPr>
          <w:instrText xml:space="preserve"> PAGEREF _Toc475875978 \h </w:instrText>
        </w:r>
      </w:ins>
      <w:r>
        <w:rPr>
          <w:noProof/>
          <w:webHidden/>
        </w:rPr>
      </w:r>
      <w:r>
        <w:rPr>
          <w:noProof/>
          <w:webHidden/>
        </w:rPr>
        <w:fldChar w:fldCharType="separate"/>
      </w:r>
      <w:r w:rsidR="005A4869">
        <w:rPr>
          <w:noProof/>
          <w:webHidden/>
        </w:rPr>
        <w:t>29</w:t>
      </w:r>
      <w:ins w:id="158" w:author="Charles" w:date="2017-02-26T12:36:00Z">
        <w:r>
          <w:rPr>
            <w:noProof/>
            <w:webHidden/>
          </w:rPr>
          <w:fldChar w:fldCharType="end"/>
        </w:r>
        <w:r w:rsidRPr="0079140B">
          <w:rPr>
            <w:rStyle w:val="af2"/>
            <w:noProof/>
          </w:rPr>
          <w:fldChar w:fldCharType="end"/>
        </w:r>
      </w:ins>
    </w:p>
    <w:p w14:paraId="446C1EF6" w14:textId="11274C2F" w:rsidR="006F15BC" w:rsidRDefault="006F15BC">
      <w:pPr>
        <w:pStyle w:val="21"/>
        <w:rPr>
          <w:ins w:id="159" w:author="Charles" w:date="2017-02-26T12:36:00Z"/>
          <w:rFonts w:asciiTheme="minorHAnsi" w:eastAsiaTheme="minorEastAsia" w:hAnsiTheme="minorHAnsi" w:cstheme="minorBidi"/>
          <w:noProof/>
          <w:szCs w:val="22"/>
        </w:rPr>
      </w:pPr>
      <w:ins w:id="160" w:author="Charles" w:date="2017-02-26T12:36:00Z">
        <w:r w:rsidRPr="0079140B">
          <w:rPr>
            <w:rStyle w:val="af2"/>
            <w:noProof/>
          </w:rPr>
          <w:fldChar w:fldCharType="begin"/>
        </w:r>
        <w:r w:rsidRPr="0079140B">
          <w:rPr>
            <w:rStyle w:val="af2"/>
            <w:noProof/>
          </w:rPr>
          <w:instrText xml:space="preserve"> </w:instrText>
        </w:r>
        <w:r>
          <w:rPr>
            <w:noProof/>
          </w:rPr>
          <w:instrText>HYPERLINK \l "_Toc475875979"</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5.3 LR</w:t>
        </w:r>
        <w:r w:rsidRPr="0079140B">
          <w:rPr>
            <w:rStyle w:val="af2"/>
            <w:rFonts w:eastAsia="黑体"/>
            <w:noProof/>
          </w:rPr>
          <w:t>预估</w:t>
        </w:r>
        <w:r>
          <w:rPr>
            <w:noProof/>
            <w:webHidden/>
          </w:rPr>
          <w:tab/>
        </w:r>
        <w:r>
          <w:rPr>
            <w:noProof/>
            <w:webHidden/>
          </w:rPr>
          <w:fldChar w:fldCharType="begin"/>
        </w:r>
        <w:r>
          <w:rPr>
            <w:noProof/>
            <w:webHidden/>
          </w:rPr>
          <w:instrText xml:space="preserve"> PAGEREF _Toc475875979 \h </w:instrText>
        </w:r>
      </w:ins>
      <w:r>
        <w:rPr>
          <w:noProof/>
          <w:webHidden/>
        </w:rPr>
      </w:r>
      <w:r>
        <w:rPr>
          <w:noProof/>
          <w:webHidden/>
        </w:rPr>
        <w:fldChar w:fldCharType="separate"/>
      </w:r>
      <w:r w:rsidR="005A4869">
        <w:rPr>
          <w:noProof/>
          <w:webHidden/>
        </w:rPr>
        <w:t>30</w:t>
      </w:r>
      <w:ins w:id="161" w:author="Charles" w:date="2017-02-26T12:36:00Z">
        <w:r>
          <w:rPr>
            <w:noProof/>
            <w:webHidden/>
          </w:rPr>
          <w:fldChar w:fldCharType="end"/>
        </w:r>
        <w:r w:rsidRPr="0079140B">
          <w:rPr>
            <w:rStyle w:val="af2"/>
            <w:noProof/>
          </w:rPr>
          <w:fldChar w:fldCharType="end"/>
        </w:r>
      </w:ins>
    </w:p>
    <w:p w14:paraId="02ECA501" w14:textId="0D4DB259" w:rsidR="006F15BC" w:rsidRDefault="006F15BC">
      <w:pPr>
        <w:pStyle w:val="21"/>
        <w:rPr>
          <w:ins w:id="162" w:author="Charles" w:date="2017-02-26T12:36:00Z"/>
          <w:rFonts w:asciiTheme="minorHAnsi" w:eastAsiaTheme="minorEastAsia" w:hAnsiTheme="minorHAnsi" w:cstheme="minorBidi"/>
          <w:noProof/>
          <w:szCs w:val="22"/>
        </w:rPr>
      </w:pPr>
      <w:ins w:id="163" w:author="Charles" w:date="2017-02-26T12:36:00Z">
        <w:r w:rsidRPr="0079140B">
          <w:rPr>
            <w:rStyle w:val="af2"/>
            <w:noProof/>
          </w:rPr>
          <w:fldChar w:fldCharType="begin"/>
        </w:r>
        <w:r w:rsidRPr="0079140B">
          <w:rPr>
            <w:rStyle w:val="af2"/>
            <w:noProof/>
          </w:rPr>
          <w:instrText xml:space="preserve"> </w:instrText>
        </w:r>
        <w:r>
          <w:rPr>
            <w:noProof/>
          </w:rPr>
          <w:instrText>HYPERLINK \l "_Toc475875980"</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5.4 </w:t>
        </w:r>
        <w:r w:rsidRPr="0079140B">
          <w:rPr>
            <w:rStyle w:val="af2"/>
            <w:rFonts w:eastAsia="黑体"/>
            <w:noProof/>
          </w:rPr>
          <w:t>本章小结</w:t>
        </w:r>
        <w:r>
          <w:rPr>
            <w:noProof/>
            <w:webHidden/>
          </w:rPr>
          <w:tab/>
        </w:r>
        <w:r>
          <w:rPr>
            <w:noProof/>
            <w:webHidden/>
          </w:rPr>
          <w:fldChar w:fldCharType="begin"/>
        </w:r>
        <w:r>
          <w:rPr>
            <w:noProof/>
            <w:webHidden/>
          </w:rPr>
          <w:instrText xml:space="preserve"> PAGEREF _Toc475875980 \h </w:instrText>
        </w:r>
      </w:ins>
      <w:r>
        <w:rPr>
          <w:noProof/>
          <w:webHidden/>
        </w:rPr>
      </w:r>
      <w:r>
        <w:rPr>
          <w:noProof/>
          <w:webHidden/>
        </w:rPr>
        <w:fldChar w:fldCharType="separate"/>
      </w:r>
      <w:r w:rsidR="005A4869">
        <w:rPr>
          <w:noProof/>
          <w:webHidden/>
        </w:rPr>
        <w:t>30</w:t>
      </w:r>
      <w:ins w:id="164" w:author="Charles" w:date="2017-02-26T12:36:00Z">
        <w:r>
          <w:rPr>
            <w:noProof/>
            <w:webHidden/>
          </w:rPr>
          <w:fldChar w:fldCharType="end"/>
        </w:r>
        <w:r w:rsidRPr="0079140B">
          <w:rPr>
            <w:rStyle w:val="af2"/>
            <w:noProof/>
          </w:rPr>
          <w:fldChar w:fldCharType="end"/>
        </w:r>
      </w:ins>
    </w:p>
    <w:p w14:paraId="4B82BE7A" w14:textId="6E4D9344" w:rsidR="006F15BC" w:rsidRDefault="006F15BC" w:rsidP="00767E92">
      <w:pPr>
        <w:pStyle w:val="11"/>
        <w:rPr>
          <w:ins w:id="165" w:author="Charles" w:date="2017-02-26T12:36:00Z"/>
          <w:rFonts w:asciiTheme="minorHAnsi" w:eastAsiaTheme="minorEastAsia" w:hAnsiTheme="minorHAnsi" w:cstheme="minorBidi"/>
          <w:szCs w:val="22"/>
        </w:rPr>
      </w:pPr>
      <w:ins w:id="166" w:author="Charles" w:date="2017-02-26T12:36:00Z">
        <w:r w:rsidRPr="0079140B">
          <w:rPr>
            <w:rStyle w:val="af2"/>
          </w:rPr>
          <w:fldChar w:fldCharType="begin"/>
        </w:r>
        <w:r w:rsidRPr="0079140B">
          <w:rPr>
            <w:rStyle w:val="af2"/>
          </w:rPr>
          <w:instrText xml:space="preserve"> </w:instrText>
        </w:r>
        <w:r>
          <w:instrText>HYPERLINK \l "_Toc475875981"</w:instrText>
        </w:r>
        <w:r w:rsidRPr="0079140B">
          <w:rPr>
            <w:rStyle w:val="af2"/>
          </w:rPr>
          <w:instrText xml:space="preserve"> </w:instrText>
        </w:r>
        <w:r w:rsidRPr="0079140B">
          <w:rPr>
            <w:rStyle w:val="af2"/>
          </w:rPr>
          <w:fldChar w:fldCharType="separate"/>
        </w:r>
        <w:r w:rsidRPr="0079140B">
          <w:rPr>
            <w:rStyle w:val="af2"/>
          </w:rPr>
          <w:t>第六章 系统测试</w:t>
        </w:r>
        <w:r>
          <w:rPr>
            <w:webHidden/>
          </w:rPr>
          <w:tab/>
        </w:r>
        <w:r>
          <w:rPr>
            <w:webHidden/>
          </w:rPr>
          <w:fldChar w:fldCharType="begin"/>
        </w:r>
        <w:r>
          <w:rPr>
            <w:webHidden/>
          </w:rPr>
          <w:instrText xml:space="preserve"> PAGEREF _Toc475875981 \h </w:instrText>
        </w:r>
      </w:ins>
      <w:r>
        <w:rPr>
          <w:webHidden/>
        </w:rPr>
      </w:r>
      <w:r>
        <w:rPr>
          <w:webHidden/>
        </w:rPr>
        <w:fldChar w:fldCharType="separate"/>
      </w:r>
      <w:r w:rsidR="005A4869">
        <w:rPr>
          <w:webHidden/>
        </w:rPr>
        <w:t>31</w:t>
      </w:r>
      <w:ins w:id="167" w:author="Charles" w:date="2017-02-26T12:36:00Z">
        <w:r>
          <w:rPr>
            <w:webHidden/>
          </w:rPr>
          <w:fldChar w:fldCharType="end"/>
        </w:r>
        <w:r w:rsidRPr="0079140B">
          <w:rPr>
            <w:rStyle w:val="af2"/>
          </w:rPr>
          <w:fldChar w:fldCharType="end"/>
        </w:r>
      </w:ins>
    </w:p>
    <w:p w14:paraId="71D2211E" w14:textId="6C742758" w:rsidR="006F15BC" w:rsidRDefault="006F15BC">
      <w:pPr>
        <w:pStyle w:val="21"/>
        <w:rPr>
          <w:ins w:id="168" w:author="Charles" w:date="2017-02-26T12:36:00Z"/>
          <w:rFonts w:asciiTheme="minorHAnsi" w:eastAsiaTheme="minorEastAsia" w:hAnsiTheme="minorHAnsi" w:cstheme="minorBidi"/>
          <w:noProof/>
          <w:szCs w:val="22"/>
        </w:rPr>
      </w:pPr>
      <w:ins w:id="169" w:author="Charles" w:date="2017-02-26T12:36:00Z">
        <w:r w:rsidRPr="0079140B">
          <w:rPr>
            <w:rStyle w:val="af2"/>
            <w:noProof/>
          </w:rPr>
          <w:fldChar w:fldCharType="begin"/>
        </w:r>
        <w:r w:rsidRPr="0079140B">
          <w:rPr>
            <w:rStyle w:val="af2"/>
            <w:noProof/>
          </w:rPr>
          <w:instrText xml:space="preserve"> </w:instrText>
        </w:r>
        <w:r>
          <w:rPr>
            <w:noProof/>
          </w:rPr>
          <w:instrText>HYPERLINK \l "_Toc475875982"</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6.1 </w:t>
        </w:r>
        <w:r w:rsidRPr="0079140B">
          <w:rPr>
            <w:rStyle w:val="af2"/>
            <w:rFonts w:eastAsia="黑体"/>
            <w:noProof/>
          </w:rPr>
          <w:t>线下测试</w:t>
        </w:r>
        <w:r>
          <w:rPr>
            <w:noProof/>
            <w:webHidden/>
          </w:rPr>
          <w:tab/>
        </w:r>
        <w:r>
          <w:rPr>
            <w:noProof/>
            <w:webHidden/>
          </w:rPr>
          <w:fldChar w:fldCharType="begin"/>
        </w:r>
        <w:r>
          <w:rPr>
            <w:noProof/>
            <w:webHidden/>
          </w:rPr>
          <w:instrText xml:space="preserve"> PAGEREF _Toc475875982 \h </w:instrText>
        </w:r>
      </w:ins>
      <w:r>
        <w:rPr>
          <w:noProof/>
          <w:webHidden/>
        </w:rPr>
      </w:r>
      <w:r>
        <w:rPr>
          <w:noProof/>
          <w:webHidden/>
        </w:rPr>
        <w:fldChar w:fldCharType="separate"/>
      </w:r>
      <w:r w:rsidR="005A4869">
        <w:rPr>
          <w:noProof/>
          <w:webHidden/>
        </w:rPr>
        <w:t>31</w:t>
      </w:r>
      <w:ins w:id="170" w:author="Charles" w:date="2017-02-26T12:36:00Z">
        <w:r>
          <w:rPr>
            <w:noProof/>
            <w:webHidden/>
          </w:rPr>
          <w:fldChar w:fldCharType="end"/>
        </w:r>
        <w:r w:rsidRPr="0079140B">
          <w:rPr>
            <w:rStyle w:val="af2"/>
            <w:noProof/>
          </w:rPr>
          <w:fldChar w:fldCharType="end"/>
        </w:r>
      </w:ins>
    </w:p>
    <w:p w14:paraId="254D61BA" w14:textId="539B4802" w:rsidR="006F15BC" w:rsidRDefault="006F15BC">
      <w:pPr>
        <w:pStyle w:val="21"/>
        <w:rPr>
          <w:ins w:id="171" w:author="Charles" w:date="2017-02-26T12:36:00Z"/>
          <w:rFonts w:asciiTheme="minorHAnsi" w:eastAsiaTheme="minorEastAsia" w:hAnsiTheme="minorHAnsi" w:cstheme="minorBidi"/>
          <w:noProof/>
          <w:szCs w:val="22"/>
        </w:rPr>
      </w:pPr>
      <w:ins w:id="172" w:author="Charles" w:date="2017-02-26T12:36:00Z">
        <w:r w:rsidRPr="0079140B">
          <w:rPr>
            <w:rStyle w:val="af2"/>
            <w:noProof/>
          </w:rPr>
          <w:fldChar w:fldCharType="begin"/>
        </w:r>
        <w:r w:rsidRPr="0079140B">
          <w:rPr>
            <w:rStyle w:val="af2"/>
            <w:noProof/>
          </w:rPr>
          <w:instrText xml:space="preserve"> </w:instrText>
        </w:r>
        <w:r>
          <w:rPr>
            <w:noProof/>
          </w:rPr>
          <w:instrText>HYPERLINK \l "_Toc475875983"</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6.2 </w:t>
        </w:r>
        <w:r w:rsidRPr="0079140B">
          <w:rPr>
            <w:rStyle w:val="af2"/>
            <w:rFonts w:eastAsia="黑体"/>
            <w:noProof/>
          </w:rPr>
          <w:t>线上环境测试</w:t>
        </w:r>
        <w:r>
          <w:rPr>
            <w:noProof/>
            <w:webHidden/>
          </w:rPr>
          <w:tab/>
        </w:r>
        <w:r>
          <w:rPr>
            <w:noProof/>
            <w:webHidden/>
          </w:rPr>
          <w:fldChar w:fldCharType="begin"/>
        </w:r>
        <w:r>
          <w:rPr>
            <w:noProof/>
            <w:webHidden/>
          </w:rPr>
          <w:instrText xml:space="preserve"> PAGEREF _Toc475875983 \h </w:instrText>
        </w:r>
      </w:ins>
      <w:r>
        <w:rPr>
          <w:noProof/>
          <w:webHidden/>
        </w:rPr>
      </w:r>
      <w:r>
        <w:rPr>
          <w:noProof/>
          <w:webHidden/>
        </w:rPr>
        <w:fldChar w:fldCharType="separate"/>
      </w:r>
      <w:r w:rsidR="005A4869">
        <w:rPr>
          <w:noProof/>
          <w:webHidden/>
        </w:rPr>
        <w:t>32</w:t>
      </w:r>
      <w:ins w:id="173" w:author="Charles" w:date="2017-02-26T12:36:00Z">
        <w:r>
          <w:rPr>
            <w:noProof/>
            <w:webHidden/>
          </w:rPr>
          <w:fldChar w:fldCharType="end"/>
        </w:r>
        <w:r w:rsidRPr="0079140B">
          <w:rPr>
            <w:rStyle w:val="af2"/>
            <w:noProof/>
          </w:rPr>
          <w:fldChar w:fldCharType="end"/>
        </w:r>
      </w:ins>
    </w:p>
    <w:p w14:paraId="24AAF0B7" w14:textId="66D9DD3B" w:rsidR="006F15BC" w:rsidRDefault="006F15BC" w:rsidP="00767E92">
      <w:pPr>
        <w:pStyle w:val="11"/>
        <w:rPr>
          <w:ins w:id="174" w:author="Charles" w:date="2017-02-26T12:36:00Z"/>
          <w:rFonts w:asciiTheme="minorHAnsi" w:eastAsiaTheme="minorEastAsia" w:hAnsiTheme="minorHAnsi" w:cstheme="minorBidi"/>
          <w:szCs w:val="22"/>
        </w:rPr>
      </w:pPr>
      <w:ins w:id="175" w:author="Charles" w:date="2017-02-26T12:36:00Z">
        <w:r w:rsidRPr="0079140B">
          <w:rPr>
            <w:rStyle w:val="af2"/>
          </w:rPr>
          <w:fldChar w:fldCharType="begin"/>
        </w:r>
        <w:r w:rsidRPr="0079140B">
          <w:rPr>
            <w:rStyle w:val="af2"/>
          </w:rPr>
          <w:instrText xml:space="preserve"> </w:instrText>
        </w:r>
        <w:r>
          <w:instrText>HYPERLINK \l "_Toc475875984"</w:instrText>
        </w:r>
        <w:r w:rsidRPr="0079140B">
          <w:rPr>
            <w:rStyle w:val="af2"/>
          </w:rPr>
          <w:instrText xml:space="preserve"> </w:instrText>
        </w:r>
        <w:r w:rsidRPr="0079140B">
          <w:rPr>
            <w:rStyle w:val="af2"/>
          </w:rPr>
          <w:fldChar w:fldCharType="separate"/>
        </w:r>
        <w:r w:rsidRPr="0079140B">
          <w:rPr>
            <w:rStyle w:val="af2"/>
          </w:rPr>
          <w:t>第七章 总结与展望</w:t>
        </w:r>
        <w:r>
          <w:rPr>
            <w:webHidden/>
          </w:rPr>
          <w:tab/>
        </w:r>
        <w:r>
          <w:rPr>
            <w:webHidden/>
          </w:rPr>
          <w:fldChar w:fldCharType="begin"/>
        </w:r>
        <w:r>
          <w:rPr>
            <w:webHidden/>
          </w:rPr>
          <w:instrText xml:space="preserve"> PAGEREF _Toc475875984 \h </w:instrText>
        </w:r>
      </w:ins>
      <w:r>
        <w:rPr>
          <w:webHidden/>
        </w:rPr>
      </w:r>
      <w:r>
        <w:rPr>
          <w:webHidden/>
        </w:rPr>
        <w:fldChar w:fldCharType="separate"/>
      </w:r>
      <w:r w:rsidR="005A4869">
        <w:rPr>
          <w:webHidden/>
        </w:rPr>
        <w:t>33</w:t>
      </w:r>
      <w:ins w:id="176" w:author="Charles" w:date="2017-02-26T12:36:00Z">
        <w:r>
          <w:rPr>
            <w:webHidden/>
          </w:rPr>
          <w:fldChar w:fldCharType="end"/>
        </w:r>
        <w:r w:rsidRPr="0079140B">
          <w:rPr>
            <w:rStyle w:val="af2"/>
          </w:rPr>
          <w:fldChar w:fldCharType="end"/>
        </w:r>
      </w:ins>
    </w:p>
    <w:p w14:paraId="4CE175A5" w14:textId="275EF6A1" w:rsidR="006F15BC" w:rsidRDefault="006F15BC">
      <w:pPr>
        <w:pStyle w:val="21"/>
        <w:rPr>
          <w:ins w:id="177" w:author="Charles" w:date="2017-02-26T12:36:00Z"/>
          <w:rFonts w:asciiTheme="minorHAnsi" w:eastAsiaTheme="minorEastAsia" w:hAnsiTheme="minorHAnsi" w:cstheme="minorBidi"/>
          <w:noProof/>
          <w:szCs w:val="22"/>
        </w:rPr>
      </w:pPr>
      <w:ins w:id="178" w:author="Charles" w:date="2017-02-26T12:36:00Z">
        <w:r w:rsidRPr="0079140B">
          <w:rPr>
            <w:rStyle w:val="af2"/>
            <w:noProof/>
          </w:rPr>
          <w:fldChar w:fldCharType="begin"/>
        </w:r>
        <w:r w:rsidRPr="0079140B">
          <w:rPr>
            <w:rStyle w:val="af2"/>
            <w:noProof/>
          </w:rPr>
          <w:instrText xml:space="preserve"> </w:instrText>
        </w:r>
        <w:r>
          <w:rPr>
            <w:noProof/>
          </w:rPr>
          <w:instrText>HYPERLINK \l "_Toc475875985"</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7.1 </w:t>
        </w:r>
        <w:r w:rsidRPr="0079140B">
          <w:rPr>
            <w:rStyle w:val="af2"/>
            <w:rFonts w:eastAsia="黑体"/>
            <w:noProof/>
          </w:rPr>
          <w:t>总结</w:t>
        </w:r>
        <w:r>
          <w:rPr>
            <w:noProof/>
            <w:webHidden/>
          </w:rPr>
          <w:tab/>
        </w:r>
        <w:r>
          <w:rPr>
            <w:noProof/>
            <w:webHidden/>
          </w:rPr>
          <w:fldChar w:fldCharType="begin"/>
        </w:r>
        <w:r>
          <w:rPr>
            <w:noProof/>
            <w:webHidden/>
          </w:rPr>
          <w:instrText xml:space="preserve"> PAGEREF _Toc475875985 \h </w:instrText>
        </w:r>
      </w:ins>
      <w:r>
        <w:rPr>
          <w:noProof/>
          <w:webHidden/>
        </w:rPr>
      </w:r>
      <w:r>
        <w:rPr>
          <w:noProof/>
          <w:webHidden/>
        </w:rPr>
        <w:fldChar w:fldCharType="separate"/>
      </w:r>
      <w:r w:rsidR="005A4869">
        <w:rPr>
          <w:noProof/>
          <w:webHidden/>
        </w:rPr>
        <w:t>33</w:t>
      </w:r>
      <w:ins w:id="179" w:author="Charles" w:date="2017-02-26T12:36:00Z">
        <w:r>
          <w:rPr>
            <w:noProof/>
            <w:webHidden/>
          </w:rPr>
          <w:fldChar w:fldCharType="end"/>
        </w:r>
        <w:r w:rsidRPr="0079140B">
          <w:rPr>
            <w:rStyle w:val="af2"/>
            <w:noProof/>
          </w:rPr>
          <w:fldChar w:fldCharType="end"/>
        </w:r>
      </w:ins>
    </w:p>
    <w:p w14:paraId="006B1AA1" w14:textId="7FB82F63" w:rsidR="006F15BC" w:rsidRDefault="006F15BC">
      <w:pPr>
        <w:pStyle w:val="21"/>
        <w:rPr>
          <w:ins w:id="180" w:author="Charles" w:date="2017-02-26T12:36:00Z"/>
          <w:rFonts w:asciiTheme="minorHAnsi" w:eastAsiaTheme="minorEastAsia" w:hAnsiTheme="minorHAnsi" w:cstheme="minorBidi"/>
          <w:noProof/>
          <w:szCs w:val="22"/>
        </w:rPr>
      </w:pPr>
      <w:ins w:id="181" w:author="Charles" w:date="2017-02-26T12:36:00Z">
        <w:r w:rsidRPr="0079140B">
          <w:rPr>
            <w:rStyle w:val="af2"/>
            <w:noProof/>
          </w:rPr>
          <w:fldChar w:fldCharType="begin"/>
        </w:r>
        <w:r w:rsidRPr="0079140B">
          <w:rPr>
            <w:rStyle w:val="af2"/>
            <w:noProof/>
          </w:rPr>
          <w:instrText xml:space="preserve"> </w:instrText>
        </w:r>
        <w:r>
          <w:rPr>
            <w:noProof/>
          </w:rPr>
          <w:instrText>HYPERLINK \l "_Toc475875986"</w:instrText>
        </w:r>
        <w:r w:rsidRPr="0079140B">
          <w:rPr>
            <w:rStyle w:val="af2"/>
            <w:noProof/>
          </w:rPr>
          <w:instrText xml:space="preserve"> </w:instrText>
        </w:r>
        <w:r w:rsidRPr="0079140B">
          <w:rPr>
            <w:rStyle w:val="af2"/>
            <w:noProof/>
          </w:rPr>
          <w:fldChar w:fldCharType="separate"/>
        </w:r>
        <w:r w:rsidRPr="0079140B">
          <w:rPr>
            <w:rStyle w:val="af2"/>
            <w:rFonts w:eastAsia="黑体"/>
            <w:noProof/>
          </w:rPr>
          <w:t xml:space="preserve">7.2 </w:t>
        </w:r>
        <w:r w:rsidRPr="0079140B">
          <w:rPr>
            <w:rStyle w:val="af2"/>
            <w:rFonts w:eastAsia="黑体"/>
            <w:noProof/>
          </w:rPr>
          <w:t>展望</w:t>
        </w:r>
        <w:r>
          <w:rPr>
            <w:noProof/>
            <w:webHidden/>
          </w:rPr>
          <w:tab/>
        </w:r>
        <w:r>
          <w:rPr>
            <w:noProof/>
            <w:webHidden/>
          </w:rPr>
          <w:fldChar w:fldCharType="begin"/>
        </w:r>
        <w:r>
          <w:rPr>
            <w:noProof/>
            <w:webHidden/>
          </w:rPr>
          <w:instrText xml:space="preserve"> PAGEREF _Toc475875986 \h </w:instrText>
        </w:r>
      </w:ins>
      <w:r>
        <w:rPr>
          <w:noProof/>
          <w:webHidden/>
        </w:rPr>
      </w:r>
      <w:r>
        <w:rPr>
          <w:noProof/>
          <w:webHidden/>
        </w:rPr>
        <w:fldChar w:fldCharType="separate"/>
      </w:r>
      <w:r w:rsidR="005A4869">
        <w:rPr>
          <w:noProof/>
          <w:webHidden/>
        </w:rPr>
        <w:t>33</w:t>
      </w:r>
      <w:ins w:id="182" w:author="Charles" w:date="2017-02-26T12:36:00Z">
        <w:r>
          <w:rPr>
            <w:noProof/>
            <w:webHidden/>
          </w:rPr>
          <w:fldChar w:fldCharType="end"/>
        </w:r>
        <w:r w:rsidRPr="0079140B">
          <w:rPr>
            <w:rStyle w:val="af2"/>
            <w:noProof/>
          </w:rPr>
          <w:fldChar w:fldCharType="end"/>
        </w:r>
      </w:ins>
    </w:p>
    <w:p w14:paraId="27E9443E" w14:textId="6A6646C5" w:rsidR="006F15BC" w:rsidRDefault="006F15BC" w:rsidP="00767E92">
      <w:pPr>
        <w:pStyle w:val="11"/>
        <w:rPr>
          <w:ins w:id="183" w:author="Charles" w:date="2017-02-26T12:36:00Z"/>
          <w:rFonts w:asciiTheme="minorHAnsi" w:eastAsiaTheme="minorEastAsia" w:hAnsiTheme="minorHAnsi" w:cstheme="minorBidi"/>
          <w:szCs w:val="22"/>
        </w:rPr>
      </w:pPr>
      <w:ins w:id="184" w:author="Charles" w:date="2017-02-26T12:36:00Z">
        <w:r w:rsidRPr="0079140B">
          <w:rPr>
            <w:rStyle w:val="af2"/>
          </w:rPr>
          <w:fldChar w:fldCharType="begin"/>
        </w:r>
        <w:r w:rsidRPr="0079140B">
          <w:rPr>
            <w:rStyle w:val="af2"/>
          </w:rPr>
          <w:instrText xml:space="preserve"> </w:instrText>
        </w:r>
        <w:r>
          <w:instrText>HYPERLINK \l "_Toc475875987"</w:instrText>
        </w:r>
        <w:r w:rsidRPr="0079140B">
          <w:rPr>
            <w:rStyle w:val="af2"/>
          </w:rPr>
          <w:instrText xml:space="preserve"> </w:instrText>
        </w:r>
        <w:r w:rsidRPr="0079140B">
          <w:rPr>
            <w:rStyle w:val="af2"/>
          </w:rPr>
          <w:fldChar w:fldCharType="separate"/>
        </w:r>
        <w:r w:rsidRPr="0079140B">
          <w:rPr>
            <w:rStyle w:val="af2"/>
          </w:rPr>
          <w:t>参考文献</w:t>
        </w:r>
        <w:r>
          <w:rPr>
            <w:webHidden/>
          </w:rPr>
          <w:tab/>
        </w:r>
        <w:r>
          <w:rPr>
            <w:webHidden/>
          </w:rPr>
          <w:fldChar w:fldCharType="begin"/>
        </w:r>
        <w:r>
          <w:rPr>
            <w:webHidden/>
          </w:rPr>
          <w:instrText xml:space="preserve"> PAGEREF _Toc475875987 \h </w:instrText>
        </w:r>
      </w:ins>
      <w:r>
        <w:rPr>
          <w:webHidden/>
        </w:rPr>
      </w:r>
      <w:r>
        <w:rPr>
          <w:webHidden/>
        </w:rPr>
        <w:fldChar w:fldCharType="separate"/>
      </w:r>
      <w:r w:rsidR="005A4869">
        <w:rPr>
          <w:webHidden/>
        </w:rPr>
        <w:t>34</w:t>
      </w:r>
      <w:ins w:id="185" w:author="Charles" w:date="2017-02-26T12:36:00Z">
        <w:r>
          <w:rPr>
            <w:webHidden/>
          </w:rPr>
          <w:fldChar w:fldCharType="end"/>
        </w:r>
        <w:r w:rsidRPr="0079140B">
          <w:rPr>
            <w:rStyle w:val="af2"/>
          </w:rPr>
          <w:fldChar w:fldCharType="end"/>
        </w:r>
      </w:ins>
    </w:p>
    <w:p w14:paraId="3AEBC961" w14:textId="0A39B916" w:rsidR="006F15BC" w:rsidRDefault="006F15BC" w:rsidP="00767E92">
      <w:pPr>
        <w:pStyle w:val="11"/>
        <w:rPr>
          <w:ins w:id="186" w:author="Charles" w:date="2017-02-26T12:36:00Z"/>
          <w:rFonts w:asciiTheme="minorHAnsi" w:eastAsiaTheme="minorEastAsia" w:hAnsiTheme="minorHAnsi" w:cstheme="minorBidi"/>
          <w:szCs w:val="22"/>
        </w:rPr>
      </w:pPr>
      <w:ins w:id="187" w:author="Charles" w:date="2017-02-26T12:36:00Z">
        <w:r w:rsidRPr="0079140B">
          <w:rPr>
            <w:rStyle w:val="af2"/>
          </w:rPr>
          <w:fldChar w:fldCharType="begin"/>
        </w:r>
        <w:r w:rsidRPr="0079140B">
          <w:rPr>
            <w:rStyle w:val="af2"/>
          </w:rPr>
          <w:instrText xml:space="preserve"> </w:instrText>
        </w:r>
        <w:r>
          <w:instrText>HYPERLINK \l "_Toc475875988"</w:instrText>
        </w:r>
        <w:r w:rsidRPr="0079140B">
          <w:rPr>
            <w:rStyle w:val="af2"/>
          </w:rPr>
          <w:instrText xml:space="preserve"> </w:instrText>
        </w:r>
        <w:r w:rsidRPr="0079140B">
          <w:rPr>
            <w:rStyle w:val="af2"/>
          </w:rPr>
          <w:fldChar w:fldCharType="separate"/>
        </w:r>
        <w:r w:rsidRPr="0079140B">
          <w:rPr>
            <w:rStyle w:val="af2"/>
          </w:rPr>
          <w:t>致谢</w:t>
        </w:r>
        <w:r>
          <w:rPr>
            <w:webHidden/>
          </w:rPr>
          <w:tab/>
        </w:r>
        <w:r>
          <w:rPr>
            <w:webHidden/>
          </w:rPr>
          <w:fldChar w:fldCharType="begin"/>
        </w:r>
        <w:r>
          <w:rPr>
            <w:webHidden/>
          </w:rPr>
          <w:instrText xml:space="preserve"> PAGEREF _Toc475875988 \h </w:instrText>
        </w:r>
      </w:ins>
      <w:r>
        <w:rPr>
          <w:webHidden/>
        </w:rPr>
      </w:r>
      <w:r>
        <w:rPr>
          <w:webHidden/>
        </w:rPr>
        <w:fldChar w:fldCharType="separate"/>
      </w:r>
      <w:r w:rsidR="005A4869">
        <w:rPr>
          <w:webHidden/>
        </w:rPr>
        <w:t>36</w:t>
      </w:r>
      <w:ins w:id="188" w:author="Charles" w:date="2017-02-26T12:36:00Z">
        <w:r>
          <w:rPr>
            <w:webHidden/>
          </w:rPr>
          <w:fldChar w:fldCharType="end"/>
        </w:r>
        <w:r w:rsidRPr="0079140B">
          <w:rPr>
            <w:rStyle w:val="af2"/>
          </w:rPr>
          <w:fldChar w:fldCharType="end"/>
        </w:r>
      </w:ins>
    </w:p>
    <w:p w14:paraId="02995ED4" w14:textId="7AEC3A0E" w:rsidR="006F15BC" w:rsidRDefault="006F15BC" w:rsidP="00767E92">
      <w:pPr>
        <w:pStyle w:val="11"/>
        <w:rPr>
          <w:ins w:id="189" w:author="Charles" w:date="2017-02-26T12:36:00Z"/>
          <w:rFonts w:asciiTheme="minorHAnsi" w:eastAsiaTheme="minorEastAsia" w:hAnsiTheme="minorHAnsi" w:cstheme="minorBidi"/>
          <w:szCs w:val="22"/>
        </w:rPr>
      </w:pPr>
      <w:ins w:id="190" w:author="Charles" w:date="2017-02-26T12:36:00Z">
        <w:r w:rsidRPr="0079140B">
          <w:rPr>
            <w:rStyle w:val="af2"/>
          </w:rPr>
          <w:lastRenderedPageBreak/>
          <w:fldChar w:fldCharType="begin"/>
        </w:r>
        <w:r w:rsidRPr="0079140B">
          <w:rPr>
            <w:rStyle w:val="af2"/>
          </w:rPr>
          <w:instrText xml:space="preserve"> </w:instrText>
        </w:r>
        <w:r>
          <w:instrText>HYPERLINK \l "_Toc475875989"</w:instrText>
        </w:r>
        <w:r w:rsidRPr="0079140B">
          <w:rPr>
            <w:rStyle w:val="af2"/>
          </w:rPr>
          <w:instrText xml:space="preserve"> </w:instrText>
        </w:r>
        <w:r w:rsidRPr="0079140B">
          <w:rPr>
            <w:rStyle w:val="af2"/>
          </w:rPr>
          <w:fldChar w:fldCharType="separate"/>
        </w:r>
        <w:r w:rsidRPr="0079140B">
          <w:rPr>
            <w:rStyle w:val="af2"/>
          </w:rPr>
          <w:t>北京大学学位论文原创性声明和使用授权说明</w:t>
        </w:r>
        <w:r>
          <w:rPr>
            <w:webHidden/>
          </w:rPr>
          <w:tab/>
        </w:r>
        <w:r>
          <w:rPr>
            <w:webHidden/>
          </w:rPr>
          <w:fldChar w:fldCharType="begin"/>
        </w:r>
        <w:r>
          <w:rPr>
            <w:webHidden/>
          </w:rPr>
          <w:instrText xml:space="preserve"> PAGEREF _Toc475875989 \h </w:instrText>
        </w:r>
      </w:ins>
      <w:r>
        <w:rPr>
          <w:webHidden/>
        </w:rPr>
      </w:r>
      <w:r>
        <w:rPr>
          <w:webHidden/>
        </w:rPr>
        <w:fldChar w:fldCharType="separate"/>
      </w:r>
      <w:r w:rsidR="005A4869">
        <w:rPr>
          <w:webHidden/>
        </w:rPr>
        <w:t>37</w:t>
      </w:r>
      <w:ins w:id="191" w:author="Charles" w:date="2017-02-26T12:36:00Z">
        <w:r>
          <w:rPr>
            <w:webHidden/>
          </w:rPr>
          <w:fldChar w:fldCharType="end"/>
        </w:r>
        <w:r w:rsidRPr="0079140B">
          <w:rPr>
            <w:rStyle w:val="af2"/>
          </w:rPr>
          <w:fldChar w:fldCharType="end"/>
        </w:r>
      </w:ins>
    </w:p>
    <w:p w14:paraId="793E2FE0" w14:textId="77777777"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14:paraId="61BFAE64" w14:textId="77777777" w:rsidR="00197A77" w:rsidRDefault="00197A77" w:rsidP="00197A77"/>
    <w:p w14:paraId="119222A6" w14:textId="77777777" w:rsidR="006E0307" w:rsidRDefault="006E0307" w:rsidP="00197A77"/>
    <w:p w14:paraId="2E47F87F" w14:textId="77777777" w:rsidR="00C75960" w:rsidRDefault="00C75960" w:rsidP="00197A77"/>
    <w:p w14:paraId="1A14F0D6" w14:textId="77777777" w:rsidR="00417C0B" w:rsidRDefault="00417C0B"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30680D45" w14:textId="77777777" w:rsidR="00417C0B" w:rsidRPr="007D3537" w:rsidRDefault="00417C0B" w:rsidP="00417C0B">
      <w:pPr>
        <w:pStyle w:val="1"/>
        <w:jc w:val="center"/>
        <w:rPr>
          <w:rFonts w:ascii="黑体" w:eastAsia="黑体" w:hAnsi="黑体"/>
          <w:b w:val="0"/>
          <w:sz w:val="32"/>
          <w:szCs w:val="32"/>
        </w:rPr>
      </w:pPr>
      <w:bookmarkStart w:id="192" w:name="_Toc475875931"/>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192"/>
    </w:p>
    <w:p w14:paraId="22D1ED81" w14:textId="77777777" w:rsidR="00B51F78" w:rsidRPr="006E78C3" w:rsidRDefault="00B51F78" w:rsidP="006E78C3">
      <w:pPr>
        <w:pStyle w:val="2"/>
        <w:spacing w:before="480" w:after="120" w:line="400" w:lineRule="exact"/>
        <w:rPr>
          <w:rFonts w:ascii="黑体" w:eastAsia="黑体" w:hAnsi="黑体"/>
          <w:b w:val="0"/>
          <w:sz w:val="28"/>
          <w:szCs w:val="28"/>
        </w:rPr>
      </w:pPr>
      <w:bookmarkStart w:id="193" w:name="_Toc475875932"/>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193"/>
    </w:p>
    <w:p w14:paraId="6A9134BE" w14:textId="7E169F6F"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5A4869">
        <w:rPr>
          <w:rFonts w:ascii="宋体" w:hAnsi="宋体"/>
          <w:sz w:val="24"/>
        </w:rPr>
        <w:t xml:space="preserve">[1] </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5A4869">
        <w:rPr>
          <w:rFonts w:ascii="宋体" w:hAnsi="宋体"/>
          <w:sz w:val="24"/>
        </w:rPr>
        <w:t xml:space="preserve">[2] </w:t>
      </w:r>
      <w:r w:rsidR="003448FE" w:rsidRPr="00AE12A1">
        <w:rPr>
          <w:rFonts w:ascii="宋体" w:hAnsi="宋体"/>
          <w:sz w:val="24"/>
        </w:rPr>
        <w:fldChar w:fldCharType="end"/>
      </w:r>
      <w:r w:rsidR="00BE6CB4" w:rsidRPr="00AE12A1">
        <w:rPr>
          <w:rFonts w:ascii="宋体" w:hAnsi="宋体" w:hint="eastAsia"/>
          <w:sz w:val="24"/>
        </w:rPr>
        <w:t>。</w:t>
      </w:r>
    </w:p>
    <w:p w14:paraId="5FA156C8" w14:textId="2ED4A0B1"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5A4869">
        <w:rPr>
          <w:rFonts w:ascii="宋体" w:hAnsi="宋体"/>
          <w:sz w:val="24"/>
        </w:rPr>
        <w:t xml:space="preserve">[3] </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14:paraId="4B8B16DD" w14:textId="77777777" w:rsidR="0091537A" w:rsidRPr="00794E91" w:rsidRDefault="0091537A" w:rsidP="0091537A">
      <w:pPr>
        <w:pStyle w:val="2"/>
        <w:spacing w:before="480" w:after="120" w:line="400" w:lineRule="exact"/>
        <w:rPr>
          <w:rFonts w:ascii="Times New Roman" w:eastAsia="黑体" w:hAnsi="Times New Roman"/>
          <w:b w:val="0"/>
          <w:sz w:val="28"/>
          <w:szCs w:val="28"/>
        </w:rPr>
      </w:pPr>
      <w:bookmarkStart w:id="194" w:name="_Toc475875933"/>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194"/>
    </w:p>
    <w:p w14:paraId="31F8FED1" w14:textId="77777777"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14:paraId="38546C4C" w14:textId="10B087AC"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fldChar w:fldCharType="separate"/>
      </w:r>
      <w:r w:rsidR="005A4869">
        <w:rPr>
          <w:rFonts w:ascii="宋体" w:hAnsi="宋体" w:hint="eastAsia"/>
          <w:b/>
          <w:bCs/>
          <w:sz w:val="24"/>
        </w:rPr>
        <w:t>错误!未找到引用源。</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5A4869">
        <w:rPr>
          <w:rFonts w:ascii="宋体" w:hAnsi="宋体"/>
          <w:sz w:val="24"/>
        </w:rPr>
        <w:t xml:space="preserve">[5] </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5A4869">
        <w:rPr>
          <w:rFonts w:ascii="宋体" w:hAnsi="宋体"/>
          <w:sz w:val="24"/>
        </w:rPr>
        <w:t xml:space="preserve">[6] </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5A4869">
        <w:rPr>
          <w:rFonts w:ascii="宋体" w:hAnsi="宋体"/>
          <w:sz w:val="24"/>
        </w:rPr>
        <w:t xml:space="preserve">[7] </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5A4869">
        <w:rPr>
          <w:rFonts w:ascii="宋体" w:hAnsi="宋体"/>
          <w:sz w:val="24"/>
        </w:rPr>
        <w:t xml:space="preserve">[8] </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14:paraId="19CB6752" w14:textId="50E28BA7"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fldChar w:fldCharType="separate"/>
      </w:r>
      <w:r w:rsidR="005A4869">
        <w:rPr>
          <w:rFonts w:ascii="宋体" w:hAnsi="宋体" w:hint="eastAsia"/>
          <w:b/>
          <w:bCs/>
          <w:sz w:val="24"/>
        </w:rPr>
        <w:t>错误!未找到引用源。</w:t>
      </w:r>
      <w:r w:rsidRPr="00AE12A1">
        <w:rPr>
          <w:rFonts w:ascii="宋体" w:hAnsi="宋体"/>
          <w:sz w:val="24"/>
        </w:rPr>
        <w:fldChar w:fldCharType="end"/>
      </w:r>
      <w:r w:rsidRPr="00AE12A1">
        <w:rPr>
          <w:rFonts w:ascii="宋体" w:hAnsi="宋体" w:hint="eastAsia"/>
          <w:sz w:val="24"/>
        </w:rPr>
        <w:t>提出利用相似</w:t>
      </w:r>
      <w:r w:rsidRPr="00AE12A1">
        <w:rPr>
          <w:rFonts w:ascii="宋体" w:hAnsi="宋体" w:hint="eastAsia"/>
          <w:sz w:val="24"/>
        </w:rPr>
        <w:lastRenderedPageBreak/>
        <w:t>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5A4869">
        <w:rPr>
          <w:rFonts w:ascii="宋体" w:hAnsi="宋体"/>
          <w:sz w:val="24"/>
        </w:rPr>
        <w:t xml:space="preserve">[9] </w:t>
      </w:r>
      <w:r w:rsidR="00086A40" w:rsidRPr="00AE12A1">
        <w:rPr>
          <w:rFonts w:ascii="宋体" w:hAnsi="宋体"/>
          <w:sz w:val="24"/>
        </w:rPr>
        <w:fldChar w:fldCharType="end"/>
      </w:r>
      <w:r w:rsidR="00426946" w:rsidRPr="00AE12A1">
        <w:rPr>
          <w:rFonts w:ascii="宋体" w:hAnsi="宋体" w:hint="eastAsia"/>
          <w:sz w:val="24"/>
        </w:rPr>
        <w:t>提出“竞拍词-广告主”矩阵，用层次聚类的方法解决历史数据不充分的问题；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fldChar w:fldCharType="separate"/>
      </w:r>
      <w:r w:rsidR="005A4869">
        <w:rPr>
          <w:rFonts w:ascii="宋体" w:hAnsi="宋体" w:hint="eastAsia"/>
          <w:b/>
          <w:bCs/>
          <w:sz w:val="24"/>
        </w:rPr>
        <w:t>错误!未找到引用源。</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5A4869">
        <w:rPr>
          <w:rFonts w:ascii="宋体" w:hAnsi="宋体"/>
          <w:sz w:val="24"/>
        </w:rPr>
        <w:t xml:space="preserve">[11] </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14:paraId="2B4761BF" w14:textId="47B19342"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5A4869">
        <w:rPr>
          <w:rFonts w:ascii="宋体" w:hAnsi="宋体"/>
          <w:sz w:val="24"/>
        </w:rPr>
        <w:t xml:space="preserve">[12] </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5A4869">
        <w:rPr>
          <w:rFonts w:ascii="宋体" w:hAnsi="宋体"/>
          <w:sz w:val="24"/>
        </w:rPr>
        <w:t xml:space="preserve">[13] </w:t>
      </w:r>
      <w:r w:rsidR="004B31B6" w:rsidRPr="00AE12A1">
        <w:rPr>
          <w:rFonts w:ascii="宋体" w:hAnsi="宋体"/>
          <w:sz w:val="24"/>
        </w:rPr>
        <w:fldChar w:fldCharType="end"/>
      </w:r>
      <w:r w:rsidR="004B31B6" w:rsidRPr="00AE12A1">
        <w:rPr>
          <w:rFonts w:ascii="宋体" w:hAnsi="宋体" w:hint="eastAsia"/>
          <w:sz w:val="24"/>
        </w:rPr>
        <w:t>扩展级联模型到多次点击。</w:t>
      </w:r>
    </w:p>
    <w:p w14:paraId="6C7DB5A0" w14:textId="77777777" w:rsidR="009D3664" w:rsidRPr="00186E7E" w:rsidRDefault="00186E7E" w:rsidP="00186E7E">
      <w:pPr>
        <w:pStyle w:val="2"/>
        <w:spacing w:before="480" w:after="120" w:line="400" w:lineRule="exact"/>
        <w:rPr>
          <w:rFonts w:ascii="Times New Roman" w:eastAsia="黑体" w:hAnsi="Times New Roman"/>
          <w:b w:val="0"/>
          <w:sz w:val="28"/>
          <w:szCs w:val="28"/>
        </w:rPr>
      </w:pPr>
      <w:bookmarkStart w:id="195" w:name="_Toc475875934"/>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195"/>
    </w:p>
    <w:p w14:paraId="2DADA1C7"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498C0208" wp14:editId="1B36C852">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14:paraId="7924236F"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14:paraId="7A7058D9" w14:textId="3E5097A0"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5A4869">
        <w:rPr>
          <w:rFonts w:ascii="宋体" w:hAnsi="宋体"/>
          <w:sz w:val="24"/>
        </w:rPr>
        <w:t xml:space="preserve">[14] </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fldChar w:fldCharType="separate"/>
      </w:r>
      <w:r w:rsidR="005A4869">
        <w:rPr>
          <w:rFonts w:ascii="宋体" w:hAnsi="宋体" w:hint="eastAsia"/>
          <w:b/>
          <w:bCs/>
          <w:sz w:val="24"/>
        </w:rPr>
        <w:t>错误!未找到引用源。</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5A4869">
        <w:rPr>
          <w:rFonts w:ascii="宋体" w:hAnsi="宋体"/>
          <w:sz w:val="24"/>
        </w:rPr>
        <w:t xml:space="preserve">[16] </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14:paraId="430D8307" w14:textId="77777777"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14:paraId="786889AB" w14:textId="77777777" w:rsidR="009657C9" w:rsidRPr="003E29D0" w:rsidRDefault="003E29D0" w:rsidP="003E29D0">
      <w:pPr>
        <w:pStyle w:val="2"/>
        <w:spacing w:before="480" w:after="120" w:line="400" w:lineRule="exact"/>
        <w:rPr>
          <w:rFonts w:ascii="Times New Roman" w:eastAsia="黑体" w:hAnsi="Times New Roman"/>
          <w:b w:val="0"/>
          <w:sz w:val="28"/>
          <w:szCs w:val="28"/>
        </w:rPr>
      </w:pPr>
      <w:bookmarkStart w:id="196" w:name="_Toc475875935"/>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96"/>
    </w:p>
    <w:p w14:paraId="5D765510" w14:textId="77777777"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14:paraId="1FAA2F0A" w14:textId="701705E5" w:rsidR="00434A6D"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r w:rsidR="00A77F80">
        <w:rPr>
          <w:rFonts w:ascii="宋体" w:hAnsi="宋体" w:hint="eastAsia"/>
          <w:sz w:val="24"/>
        </w:rPr>
        <w:t>介绍了广告点击率预测</w:t>
      </w:r>
      <w:r w:rsidR="00252A40">
        <w:rPr>
          <w:rFonts w:ascii="宋体" w:hAnsi="宋体" w:hint="eastAsia"/>
          <w:sz w:val="24"/>
        </w:rPr>
        <w:t>的原理以及</w:t>
      </w:r>
      <w:r w:rsidR="00A77F80">
        <w:rPr>
          <w:rFonts w:ascii="宋体" w:hAnsi="宋体" w:hint="eastAsia"/>
          <w:sz w:val="24"/>
        </w:rPr>
        <w:t>所使用的算法和工具，主要包括线上预测使用的逻辑回归(</w:t>
      </w:r>
      <w:r w:rsidR="00A77F80">
        <w:rPr>
          <w:rFonts w:ascii="宋体" w:hAnsi="宋体"/>
          <w:sz w:val="24"/>
        </w:rPr>
        <w:t>LR</w:t>
      </w:r>
      <w:r w:rsidR="00A77F80">
        <w:rPr>
          <w:rFonts w:ascii="宋体" w:hAnsi="宋体" w:hint="eastAsia"/>
          <w:sz w:val="24"/>
        </w:rPr>
        <w:t>)模型和其算法实现FTRL，特征工程使用的GBDT算法；还有本工程所使用的各种开源工具。</w:t>
      </w:r>
    </w:p>
    <w:p w14:paraId="3E4A0C37" w14:textId="2C1BB7E9" w:rsidR="00CF0CF8" w:rsidRPr="005D1D55" w:rsidRDefault="00CF0CF8" w:rsidP="005D1D55">
      <w:pPr>
        <w:spacing w:line="400" w:lineRule="exact"/>
        <w:ind w:firstLineChars="177" w:firstLine="425"/>
        <w:rPr>
          <w:rFonts w:ascii="宋体" w:hAnsi="宋体"/>
          <w:sz w:val="24"/>
        </w:rPr>
      </w:pPr>
      <w:r>
        <w:rPr>
          <w:rFonts w:ascii="宋体" w:hAnsi="宋体" w:hint="eastAsia"/>
          <w:sz w:val="24"/>
        </w:rPr>
        <w:t>第三章：系统需求分析，</w:t>
      </w:r>
      <w:r w:rsidR="001350B0">
        <w:rPr>
          <w:rFonts w:ascii="宋体" w:hAnsi="宋体" w:hint="eastAsia"/>
          <w:sz w:val="24"/>
        </w:rPr>
        <w:t>主要从商业应用的角度出发，介绍了本系统的功能性需求和非功能性需求。</w:t>
      </w:r>
    </w:p>
    <w:p w14:paraId="5EDB5F82" w14:textId="77777777" w:rsidR="009657C9" w:rsidRPr="005D1D55" w:rsidRDefault="009657C9" w:rsidP="005D1D55">
      <w:pPr>
        <w:spacing w:line="400" w:lineRule="exact"/>
        <w:ind w:firstLineChars="177" w:firstLine="425"/>
        <w:rPr>
          <w:rFonts w:ascii="宋体" w:hAnsi="宋体"/>
          <w:sz w:val="24"/>
        </w:rPr>
      </w:pPr>
    </w:p>
    <w:p w14:paraId="20EBE601" w14:textId="77777777" w:rsidR="009657C9" w:rsidRPr="005D1D55" w:rsidRDefault="009657C9" w:rsidP="005D1D55">
      <w:pPr>
        <w:spacing w:line="400" w:lineRule="exact"/>
        <w:ind w:firstLineChars="177" w:firstLine="425"/>
        <w:rPr>
          <w:rFonts w:ascii="宋体" w:hAnsi="宋体"/>
          <w:sz w:val="24"/>
        </w:rPr>
      </w:pPr>
    </w:p>
    <w:p w14:paraId="14E37DCC" w14:textId="77777777" w:rsidR="0091537A" w:rsidRDefault="0091537A">
      <w:pPr>
        <w:widowControl/>
        <w:jc w:val="left"/>
      </w:pPr>
      <w:r>
        <w:br w:type="page"/>
      </w:r>
    </w:p>
    <w:p w14:paraId="765DAEE2" w14:textId="77777777" w:rsidR="00E6325C" w:rsidRPr="00BB5371" w:rsidRDefault="00E6325C" w:rsidP="00BB5371">
      <w:pPr>
        <w:pStyle w:val="1"/>
        <w:jc w:val="center"/>
        <w:rPr>
          <w:rFonts w:ascii="黑体" w:eastAsia="黑体" w:hAnsi="黑体"/>
          <w:b w:val="0"/>
          <w:sz w:val="32"/>
          <w:szCs w:val="32"/>
        </w:rPr>
      </w:pPr>
      <w:bookmarkStart w:id="197" w:name="_Toc475875936"/>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97"/>
    </w:p>
    <w:p w14:paraId="030B01A7" w14:textId="03288AA7" w:rsidR="00E6325C" w:rsidRPr="006E78C3" w:rsidRDefault="00FA162C" w:rsidP="00BB5371">
      <w:pPr>
        <w:pStyle w:val="2"/>
        <w:spacing w:before="480" w:after="120" w:line="400" w:lineRule="exact"/>
        <w:rPr>
          <w:rFonts w:ascii="黑体" w:eastAsia="黑体" w:hAnsi="黑体"/>
          <w:b w:val="0"/>
          <w:sz w:val="28"/>
          <w:szCs w:val="28"/>
        </w:rPr>
      </w:pPr>
      <w:bookmarkStart w:id="198" w:name="_Toc475875937"/>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6F15BC">
        <w:rPr>
          <w:rFonts w:ascii="黑体" w:eastAsia="黑体" w:hAnsi="黑体"/>
          <w:b w:val="0"/>
          <w:sz w:val="28"/>
          <w:szCs w:val="28"/>
        </w:rPr>
        <w:t>(</w:t>
      </w:r>
      <w:r w:rsidR="006F15BC">
        <w:rPr>
          <w:rFonts w:ascii="黑体" w:eastAsia="黑体" w:hAnsi="黑体" w:hint="eastAsia"/>
          <w:b w:val="0"/>
          <w:sz w:val="28"/>
          <w:szCs w:val="28"/>
        </w:rPr>
        <w:t>LR</w:t>
      </w:r>
      <w:r w:rsidR="006F15BC">
        <w:rPr>
          <w:rFonts w:ascii="黑体" w:eastAsia="黑体" w:hAnsi="黑体"/>
          <w:b w:val="0"/>
          <w:sz w:val="28"/>
          <w:szCs w:val="28"/>
        </w:rPr>
        <w:t>)</w:t>
      </w:r>
      <w:r w:rsidR="006C0A80">
        <w:rPr>
          <w:rFonts w:ascii="黑体" w:eastAsia="黑体" w:hAnsi="黑体" w:hint="eastAsia"/>
          <w:b w:val="0"/>
          <w:sz w:val="28"/>
          <w:szCs w:val="28"/>
        </w:rPr>
        <w:t>模型</w:t>
      </w:r>
      <w:bookmarkEnd w:id="198"/>
    </w:p>
    <w:p w14:paraId="584B065C" w14:textId="77777777"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1FAFBC58" wp14:editId="33D94B8B">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14:paraId="513FD515" w14:textId="3C446CFB"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5A4869">
        <w:rPr>
          <w:rFonts w:ascii="宋体" w:hAnsi="宋体"/>
          <w:sz w:val="24"/>
        </w:rPr>
        <w:t xml:space="preserve">[17] </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5A4869">
        <w:rPr>
          <w:rFonts w:ascii="宋体" w:hAnsi="宋体"/>
          <w:sz w:val="24"/>
        </w:rPr>
        <w:t xml:space="preserve">[18] </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5A4869">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5A4869">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14:paraId="18DE796C" w14:textId="77777777"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14:paraId="29E4E234" w14:textId="77777777"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3233E997" wp14:editId="0C951462">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14:paraId="4CC6A0AF" w14:textId="77777777"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E3BB4DD" wp14:editId="63966424">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14:paraId="7B0F3176" w14:textId="77777777" w:rsidR="007974C9" w:rsidRPr="007974C9" w:rsidRDefault="007974C9" w:rsidP="007974C9">
      <w:pPr>
        <w:pStyle w:val="30"/>
        <w:spacing w:before="240" w:after="120" w:line="400" w:lineRule="exact"/>
        <w:rPr>
          <w:rFonts w:eastAsia="黑体"/>
          <w:b w:val="0"/>
          <w:sz w:val="26"/>
          <w:szCs w:val="26"/>
        </w:rPr>
      </w:pPr>
      <w:bookmarkStart w:id="199" w:name="_Toc475875938"/>
      <w:r w:rsidRPr="007974C9">
        <w:rPr>
          <w:rFonts w:eastAsia="黑体" w:hint="eastAsia"/>
          <w:b w:val="0"/>
          <w:sz w:val="26"/>
          <w:szCs w:val="26"/>
        </w:rPr>
        <w:t xml:space="preserve">2.1.1 </w:t>
      </w:r>
      <w:r w:rsidRPr="007974C9">
        <w:rPr>
          <w:rFonts w:eastAsia="黑体" w:hint="eastAsia"/>
          <w:b w:val="0"/>
          <w:sz w:val="26"/>
          <w:szCs w:val="26"/>
        </w:rPr>
        <w:t>逻辑函数</w:t>
      </w:r>
      <w:bookmarkEnd w:id="199"/>
    </w:p>
    <w:p w14:paraId="10E97E8C" w14:textId="77777777"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1B8C9B76" wp14:editId="7C34C44C">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14:paraId="68A86BF1" w14:textId="77777777"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14:paraId="2041E767" w14:textId="77777777"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14:paraId="1B570EA5" w14:textId="77777777"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14:paraId="75D99A91" w14:textId="77777777"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14:paraId="380BA995" w14:textId="77777777"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14:paraId="32758B2D" w14:textId="77777777"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14:paraId="62691337" w14:textId="61B5D38B"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5A4869">
        <w:rPr>
          <w:rFonts w:ascii="宋体" w:hAnsi="宋体"/>
          <w:sz w:val="24"/>
        </w:rPr>
        <w:t xml:space="preserve">[21] </w:t>
      </w:r>
      <w:r w:rsidR="002C1263">
        <w:rPr>
          <w:rFonts w:ascii="宋体" w:hAnsi="宋体"/>
          <w:sz w:val="24"/>
        </w:rPr>
        <w:fldChar w:fldCharType="end"/>
      </w:r>
      <w:r w:rsidR="00C21CD7">
        <w:rPr>
          <w:rFonts w:ascii="宋体" w:hAnsi="宋体" w:hint="eastAsia"/>
          <w:sz w:val="24"/>
        </w:rPr>
        <w:t>。</w:t>
      </w:r>
    </w:p>
    <w:p w14:paraId="741304F6" w14:textId="77777777" w:rsidR="008273B0" w:rsidRPr="00CB0857" w:rsidRDefault="00CB0857" w:rsidP="00CB0857">
      <w:pPr>
        <w:pStyle w:val="30"/>
        <w:spacing w:before="240" w:after="120" w:line="400" w:lineRule="exact"/>
        <w:rPr>
          <w:rFonts w:eastAsia="黑体"/>
          <w:b w:val="0"/>
          <w:sz w:val="26"/>
          <w:szCs w:val="26"/>
        </w:rPr>
      </w:pPr>
      <w:bookmarkStart w:id="200" w:name="_Toc475875939"/>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200"/>
    </w:p>
    <w:p w14:paraId="18B2455C" w14:textId="77777777"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14:paraId="0A1B94CB" w14:textId="77777777"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14:paraId="5F27F654" w14:textId="77777777"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14:paraId="1B21D267" w14:textId="77777777"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14:paraId="7B9183BE" w14:textId="77777777"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14:paraId="1878176C" w14:textId="77777777"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14:paraId="52274667" w14:textId="77777777"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14:paraId="47C4B1C9" w14:textId="77777777"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14:paraId="5FE55A16" w14:textId="77777777" w:rsidR="00D30FF9" w:rsidRPr="00D30FF9" w:rsidRDefault="00D62F86"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14:paraId="7CBDF7AC" w14:textId="77777777"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14:paraId="1ED38117" w14:textId="5D154887"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5A4869">
        <w:rPr>
          <w:rFonts w:ascii="宋体" w:hAnsi="宋体"/>
          <w:sz w:val="24"/>
        </w:rPr>
        <w:t xml:space="preserve">[22] </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5A4869">
        <w:rPr>
          <w:rFonts w:ascii="宋体" w:hAnsi="宋体"/>
          <w:sz w:val="24"/>
        </w:rPr>
        <w:t xml:space="preserve">[23] </w:t>
      </w:r>
      <w:r w:rsidR="001338A0">
        <w:rPr>
          <w:rFonts w:ascii="宋体" w:hAnsi="宋体"/>
          <w:sz w:val="24"/>
        </w:rPr>
        <w:fldChar w:fldCharType="end"/>
      </w:r>
      <w:r w:rsidR="00FF6EC0">
        <w:rPr>
          <w:rFonts w:ascii="宋体" w:hAnsi="宋体" w:hint="eastAsia"/>
          <w:sz w:val="24"/>
        </w:rPr>
        <w:t>。</w:t>
      </w:r>
    </w:p>
    <w:p w14:paraId="330C0FB8" w14:textId="77777777" w:rsidR="006E78C3" w:rsidRPr="006A6893" w:rsidRDefault="006A6893" w:rsidP="006A6893">
      <w:pPr>
        <w:pStyle w:val="2"/>
        <w:spacing w:before="480" w:after="120" w:line="400" w:lineRule="exact"/>
        <w:rPr>
          <w:rFonts w:ascii="Times New Roman" w:eastAsia="黑体" w:hAnsi="Times New Roman"/>
          <w:b w:val="0"/>
          <w:sz w:val="28"/>
          <w:szCs w:val="28"/>
        </w:rPr>
      </w:pPr>
      <w:bookmarkStart w:id="201" w:name="_Toc475875940"/>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201"/>
    </w:p>
    <w:p w14:paraId="70C3E0CE" w14:textId="652AA333"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5A4869">
        <w:rPr>
          <w:rFonts w:ascii="宋体" w:hAnsi="宋体"/>
          <w:sz w:val="24"/>
        </w:rPr>
        <w:t xml:space="preserve">[24] </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14:paraId="25942C4F" w14:textId="77777777" w:rsidR="004E4E2D" w:rsidRPr="006B5612" w:rsidRDefault="004E4E2D" w:rsidP="006B5612">
      <w:pPr>
        <w:pStyle w:val="30"/>
        <w:spacing w:before="240" w:after="120" w:line="400" w:lineRule="exact"/>
        <w:rPr>
          <w:rFonts w:eastAsia="黑体"/>
          <w:b w:val="0"/>
          <w:sz w:val="26"/>
          <w:szCs w:val="26"/>
        </w:rPr>
      </w:pPr>
      <w:bookmarkStart w:id="202" w:name="_Toc475875941"/>
      <w:r w:rsidRPr="006B5612">
        <w:rPr>
          <w:rFonts w:eastAsia="黑体" w:hint="eastAsia"/>
          <w:b w:val="0"/>
          <w:sz w:val="26"/>
          <w:szCs w:val="26"/>
        </w:rPr>
        <w:t xml:space="preserve">2.2.1 </w:t>
      </w:r>
      <w:r w:rsidRPr="006B5612">
        <w:rPr>
          <w:rFonts w:eastAsia="黑体" w:hint="eastAsia"/>
          <w:b w:val="0"/>
          <w:sz w:val="26"/>
          <w:szCs w:val="26"/>
        </w:rPr>
        <w:t>背景</w:t>
      </w:r>
      <w:bookmarkEnd w:id="202"/>
    </w:p>
    <w:p w14:paraId="407494B6" w14:textId="77777777"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14:paraId="5379E4EE" w14:textId="77777777" w:rsidR="006B5612" w:rsidRDefault="00D62F86"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14:paraId="06505E00" w14:textId="77777777" w:rsidR="006A6893" w:rsidRDefault="00672DA8" w:rsidP="00672DA8">
      <w:pPr>
        <w:spacing w:line="400" w:lineRule="exact"/>
        <w:rPr>
          <w:rFonts w:ascii="宋体" w:hAnsi="宋体"/>
          <w:sz w:val="24"/>
        </w:rPr>
      </w:pPr>
      <w:r>
        <w:rPr>
          <w:rFonts w:ascii="宋体" w:hAnsi="宋体" w:hint="eastAsia"/>
          <w:sz w:val="24"/>
        </w:rPr>
        <w:t>第二种是带约束项的凸优化：</w:t>
      </w:r>
    </w:p>
    <w:p w14:paraId="5432C9D1" w14:textId="77777777" w:rsidR="00672DA8" w:rsidRDefault="00D62F86"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14:paraId="3B752A06" w14:textId="77777777"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14:paraId="18D9EC84" w14:textId="77777777"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14:paraId="7B53509A" w14:textId="77777777" w:rsidR="006A0983" w:rsidRDefault="00D62F86"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14:paraId="46481D2E" w14:textId="77777777"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0F5B8DED" wp14:editId="46606961">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14:paraId="579443A7" w14:textId="77777777"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14:paraId="6DF4449E" w14:textId="77777777" w:rsidR="00BB78EE" w:rsidRPr="00ED35F9" w:rsidRDefault="00D62F86"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14:paraId="4EF95144" w14:textId="77777777"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14:paraId="4DAF7EE2" w14:textId="77777777"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14:paraId="60A3947E" w14:textId="77777777"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14:paraId="7E84914B" w14:textId="77777777"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14:paraId="3EC6DD30" w14:textId="77777777" w:rsidR="00296DED" w:rsidRPr="00296DED" w:rsidRDefault="00296DED" w:rsidP="00296DED">
      <w:pPr>
        <w:pStyle w:val="30"/>
        <w:spacing w:before="240" w:after="120" w:line="400" w:lineRule="exact"/>
        <w:rPr>
          <w:rFonts w:eastAsia="黑体"/>
          <w:b w:val="0"/>
          <w:sz w:val="26"/>
          <w:szCs w:val="26"/>
        </w:rPr>
      </w:pPr>
      <w:bookmarkStart w:id="203" w:name="_Toc475875942"/>
      <w:r w:rsidRPr="00296DED">
        <w:rPr>
          <w:rFonts w:eastAsia="黑体" w:hint="eastAsia"/>
          <w:b w:val="0"/>
          <w:sz w:val="26"/>
          <w:szCs w:val="26"/>
        </w:rPr>
        <w:t xml:space="preserve">2.2.2 </w:t>
      </w:r>
      <w:r w:rsidRPr="00296DED">
        <w:rPr>
          <w:rFonts w:eastAsia="黑体" w:hint="eastAsia"/>
          <w:b w:val="0"/>
          <w:sz w:val="26"/>
          <w:szCs w:val="26"/>
        </w:rPr>
        <w:t>相关算法</w:t>
      </w:r>
      <w:bookmarkEnd w:id="203"/>
    </w:p>
    <w:p w14:paraId="6E20467D" w14:textId="5F67F274"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5A4869">
        <w:rPr>
          <w:rFonts w:ascii="宋体" w:hAnsi="宋体"/>
          <w:sz w:val="24"/>
        </w:rPr>
        <w:t xml:space="preserve">[25] </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5A4869">
        <w:rPr>
          <w:rFonts w:ascii="宋体" w:hAnsi="宋体"/>
          <w:sz w:val="24"/>
        </w:rPr>
        <w:t xml:space="preserve">[26] </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14:paraId="673D1142" w14:textId="77777777"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14:paraId="2CCC07E4" w14:textId="77777777"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14:paraId="2A57736C" w14:textId="77777777" w:rsidR="00010E54" w:rsidRPr="002447EA" w:rsidRDefault="00010E54" w:rsidP="002447EA">
      <w:pPr>
        <w:pStyle w:val="30"/>
        <w:spacing w:before="240" w:after="120" w:line="400" w:lineRule="exact"/>
        <w:rPr>
          <w:rFonts w:eastAsia="黑体"/>
          <w:b w:val="0"/>
          <w:sz w:val="26"/>
          <w:szCs w:val="26"/>
        </w:rPr>
      </w:pPr>
      <w:bookmarkStart w:id="204" w:name="_Toc475875943"/>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204"/>
    </w:p>
    <w:p w14:paraId="77F3B58C" w14:textId="3116015B"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7BB7957C" wp14:editId="4CEEC1CA">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fldChar w:fldCharType="separate"/>
      </w:r>
      <w:r w:rsidR="005A4869">
        <w:rPr>
          <w:rFonts w:ascii="宋体" w:hAnsi="宋体" w:hint="eastAsia"/>
          <w:b/>
          <w:bCs/>
          <w:sz w:val="24"/>
        </w:rPr>
        <w:t>错误!未找到引用源。</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14:paraId="5B88A85B" w14:textId="77777777"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14:paraId="24AF8580" w14:textId="77777777" w:rsidR="00010E54" w:rsidRPr="00A17734" w:rsidRDefault="00A17734" w:rsidP="00A17734">
      <w:pPr>
        <w:pStyle w:val="30"/>
        <w:spacing w:before="240" w:after="120" w:line="400" w:lineRule="exact"/>
        <w:rPr>
          <w:rFonts w:eastAsia="黑体"/>
          <w:b w:val="0"/>
          <w:sz w:val="26"/>
          <w:szCs w:val="26"/>
        </w:rPr>
      </w:pPr>
      <w:bookmarkStart w:id="205" w:name="_Toc475875944"/>
      <w:r w:rsidRPr="00A17734">
        <w:rPr>
          <w:rFonts w:eastAsia="黑体"/>
          <w:b w:val="0"/>
          <w:sz w:val="26"/>
          <w:szCs w:val="26"/>
        </w:rPr>
        <w:lastRenderedPageBreak/>
        <w:t xml:space="preserve">2.2.4 </w:t>
      </w:r>
      <w:r w:rsidRPr="00A17734">
        <w:rPr>
          <w:rFonts w:eastAsia="黑体" w:hint="eastAsia"/>
          <w:b w:val="0"/>
          <w:sz w:val="26"/>
          <w:szCs w:val="26"/>
        </w:rPr>
        <w:t>算法优化</w:t>
      </w:r>
      <w:bookmarkEnd w:id="205"/>
    </w:p>
    <w:p w14:paraId="7CA13C30" w14:textId="77777777"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14:paraId="508F0296" w14:textId="77777777"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14:paraId="196305CB" w14:textId="77777777"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14:paraId="06E1F34C" w14:textId="77777777"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14:paraId="253F6714" w14:textId="77777777"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14:paraId="0C623426" w14:textId="77777777"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14:paraId="2E774D07" w14:textId="77777777" w:rsidR="00E53053" w:rsidRPr="00E53053" w:rsidRDefault="00D62F86"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14:paraId="31D2DA5D" w14:textId="77777777" w:rsidR="006A6893" w:rsidRPr="006A6893" w:rsidRDefault="006A6893" w:rsidP="006A6893">
      <w:pPr>
        <w:pStyle w:val="2"/>
        <w:spacing w:before="480" w:after="120" w:line="400" w:lineRule="exact"/>
        <w:rPr>
          <w:rFonts w:ascii="Times New Roman" w:eastAsia="黑体" w:hAnsi="Times New Roman"/>
          <w:b w:val="0"/>
          <w:sz w:val="28"/>
          <w:szCs w:val="28"/>
        </w:rPr>
      </w:pPr>
      <w:bookmarkStart w:id="206" w:name="_Toc475875945"/>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06"/>
    </w:p>
    <w:p w14:paraId="010FECF1" w14:textId="77777777"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14:paraId="5B019425" w14:textId="77777777" w:rsidR="00F205F3" w:rsidRPr="00F205F3" w:rsidRDefault="00F205F3" w:rsidP="00F205F3">
      <w:pPr>
        <w:pStyle w:val="30"/>
        <w:spacing w:before="240" w:after="120" w:line="400" w:lineRule="exact"/>
        <w:rPr>
          <w:rFonts w:eastAsia="黑体"/>
          <w:b w:val="0"/>
          <w:sz w:val="26"/>
          <w:szCs w:val="26"/>
        </w:rPr>
      </w:pPr>
      <w:bookmarkStart w:id="207" w:name="_Toc475875946"/>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7"/>
    </w:p>
    <w:p w14:paraId="669D2AEE" w14:textId="77777777"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14:paraId="3684C973" w14:textId="77777777" w:rsidR="00DC77A3" w:rsidRPr="00DC77A3" w:rsidRDefault="00DC77A3" w:rsidP="00DC77A3">
      <w:pPr>
        <w:pStyle w:val="30"/>
        <w:spacing w:before="240" w:after="120" w:line="400" w:lineRule="exact"/>
        <w:rPr>
          <w:rFonts w:eastAsia="黑体"/>
          <w:b w:val="0"/>
          <w:sz w:val="26"/>
          <w:szCs w:val="26"/>
        </w:rPr>
      </w:pPr>
      <w:bookmarkStart w:id="208" w:name="_Toc475875947"/>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08"/>
    </w:p>
    <w:p w14:paraId="1F310437" w14:textId="77777777"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14:paraId="367B77BD" w14:textId="77777777"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7E8D3314" wp14:editId="09ED7829">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14:paraId="39AD6B9F" w14:textId="77777777" w:rsidR="00D256CE" w:rsidRDefault="00D256CE" w:rsidP="00DC77A3">
      <w:pPr>
        <w:spacing w:line="400" w:lineRule="exact"/>
        <w:rPr>
          <w:rFonts w:ascii="宋体" w:hAnsi="宋体"/>
          <w:sz w:val="24"/>
        </w:rPr>
      </w:pPr>
    </w:p>
    <w:p w14:paraId="4D06840F" w14:textId="77777777" w:rsidR="00402E0F" w:rsidRPr="00402E0F" w:rsidRDefault="00402E0F" w:rsidP="00402E0F">
      <w:pPr>
        <w:pStyle w:val="30"/>
        <w:spacing w:before="240" w:after="120" w:line="400" w:lineRule="exact"/>
        <w:rPr>
          <w:rFonts w:eastAsia="黑体"/>
          <w:b w:val="0"/>
          <w:sz w:val="26"/>
          <w:szCs w:val="26"/>
        </w:rPr>
      </w:pPr>
      <w:bookmarkStart w:id="209" w:name="_Toc475875948"/>
      <w:r w:rsidRPr="00402E0F">
        <w:rPr>
          <w:rFonts w:eastAsia="黑体" w:hint="eastAsia"/>
          <w:b w:val="0"/>
          <w:sz w:val="26"/>
          <w:szCs w:val="26"/>
        </w:rPr>
        <w:lastRenderedPageBreak/>
        <w:t>2.3.3 GBDT</w:t>
      </w:r>
      <w:r w:rsidRPr="00402E0F">
        <w:rPr>
          <w:rFonts w:eastAsia="黑体" w:hint="eastAsia"/>
          <w:b w:val="0"/>
          <w:sz w:val="26"/>
          <w:szCs w:val="26"/>
        </w:rPr>
        <w:t>工作过程</w:t>
      </w:r>
      <w:bookmarkEnd w:id="209"/>
    </w:p>
    <w:p w14:paraId="0E05105D" w14:textId="77777777"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762773F7" wp14:editId="6298B7F9">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14:paraId="73517C40" w14:textId="77777777"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14:paraId="1818937F" w14:textId="77777777"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14:paraId="01DF2683" w14:textId="77777777"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14:paraId="68D52BFB" w14:textId="77777777"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14:paraId="55052576" w14:textId="77777777"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7D6C55E" wp14:editId="255E6EEF">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14:paraId="417AF237" w14:textId="77777777" w:rsidR="007267A2" w:rsidRPr="00A8254C" w:rsidRDefault="00A8254C" w:rsidP="00A8254C">
      <w:pPr>
        <w:pStyle w:val="30"/>
        <w:spacing w:before="240" w:after="120" w:line="400" w:lineRule="exact"/>
        <w:rPr>
          <w:rFonts w:eastAsia="黑体"/>
          <w:b w:val="0"/>
          <w:sz w:val="26"/>
          <w:szCs w:val="26"/>
        </w:rPr>
      </w:pPr>
      <w:bookmarkStart w:id="210" w:name="_Toc475875949"/>
      <w:r w:rsidRPr="00A8254C">
        <w:rPr>
          <w:rFonts w:eastAsia="黑体" w:hint="eastAsia"/>
          <w:b w:val="0"/>
          <w:sz w:val="26"/>
          <w:szCs w:val="26"/>
        </w:rPr>
        <w:t xml:space="preserve">2.3.4 </w:t>
      </w:r>
      <w:r w:rsidRPr="00A8254C">
        <w:rPr>
          <w:rFonts w:eastAsia="黑体"/>
          <w:b w:val="0"/>
          <w:sz w:val="26"/>
          <w:szCs w:val="26"/>
        </w:rPr>
        <w:t>Shrinkage</w:t>
      </w:r>
      <w:bookmarkEnd w:id="210"/>
    </w:p>
    <w:p w14:paraId="24AAF35C" w14:textId="77777777"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14:paraId="4D46DFEC" w14:textId="77777777" w:rsidR="00CD0854" w:rsidRDefault="00D62F86"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14:paraId="33092FDC" w14:textId="77777777"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14:paraId="027DDD92" w14:textId="77777777" w:rsidR="006A6893" w:rsidRPr="000D358B" w:rsidRDefault="000D358B" w:rsidP="000D358B">
      <w:pPr>
        <w:pStyle w:val="2"/>
        <w:spacing w:before="480" w:after="120" w:line="400" w:lineRule="exact"/>
        <w:rPr>
          <w:rFonts w:ascii="Times New Roman" w:eastAsia="黑体" w:hAnsi="Times New Roman"/>
          <w:b w:val="0"/>
          <w:sz w:val="28"/>
          <w:szCs w:val="28"/>
        </w:rPr>
      </w:pPr>
      <w:bookmarkStart w:id="211" w:name="_Toc475875950"/>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11"/>
    </w:p>
    <w:p w14:paraId="31A9EAEE" w14:textId="6A0C204B"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32D27AC0" wp14:editId="4FBBECDE">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5A4869">
        <w:rPr>
          <w:rFonts w:ascii="宋体" w:hAnsi="宋体"/>
          <w:sz w:val="24"/>
        </w:rPr>
        <w:t xml:space="preserve">[15] </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14:paraId="5EA66B7A" w14:textId="77777777"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14:paraId="31760EF3" w14:textId="77777777"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777AE7AC" wp14:editId="4116A852">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14:paraId="19283BC6" w14:textId="77777777"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14:paraId="3789D6F3" w14:textId="77777777" w:rsidR="000D358B" w:rsidRPr="000D358B" w:rsidRDefault="000D358B" w:rsidP="000D358B">
      <w:pPr>
        <w:pStyle w:val="2"/>
        <w:spacing w:before="480" w:after="120" w:line="400" w:lineRule="exact"/>
        <w:rPr>
          <w:rFonts w:ascii="Times New Roman" w:eastAsia="黑体" w:hAnsi="Times New Roman"/>
          <w:b w:val="0"/>
          <w:sz w:val="28"/>
          <w:szCs w:val="28"/>
        </w:rPr>
      </w:pPr>
      <w:bookmarkStart w:id="212" w:name="_Toc475875951"/>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12"/>
    </w:p>
    <w:p w14:paraId="3E07EEB6" w14:textId="77777777"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14:paraId="515D8C11" w14:textId="77777777" w:rsidR="000D358B" w:rsidRPr="00447AD4" w:rsidRDefault="00447AD4" w:rsidP="00447AD4">
      <w:pPr>
        <w:pStyle w:val="30"/>
        <w:spacing w:before="240" w:after="120" w:line="400" w:lineRule="exact"/>
        <w:rPr>
          <w:rFonts w:eastAsia="黑体"/>
          <w:b w:val="0"/>
          <w:sz w:val="26"/>
          <w:szCs w:val="26"/>
        </w:rPr>
      </w:pPr>
      <w:bookmarkStart w:id="213" w:name="_Toc475875952"/>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13"/>
    </w:p>
    <w:p w14:paraId="0CD33AC0" w14:textId="217029DA"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5A4869">
        <w:rPr>
          <w:rFonts w:ascii="宋体" w:hAnsi="宋体"/>
          <w:sz w:val="24"/>
        </w:rPr>
        <w:t xml:space="preserve">[28] </w:t>
      </w:r>
      <w:r w:rsidR="0079190A">
        <w:rPr>
          <w:rFonts w:ascii="宋体" w:hAnsi="宋体"/>
          <w:sz w:val="24"/>
        </w:rPr>
        <w:fldChar w:fldCharType="end"/>
      </w:r>
      <w:r w:rsidR="009A7FBE" w:rsidRPr="009A7FBE">
        <w:rPr>
          <w:rFonts w:ascii="宋体" w:hAnsi="宋体" w:hint="eastAsia"/>
          <w:sz w:val="24"/>
        </w:rPr>
        <w:t>。</w:t>
      </w:r>
    </w:p>
    <w:p w14:paraId="1E8191AC" w14:textId="77777777" w:rsidR="000D358B" w:rsidRPr="00447AD4" w:rsidRDefault="00447AD4" w:rsidP="00447AD4">
      <w:pPr>
        <w:pStyle w:val="30"/>
        <w:spacing w:before="240" w:after="120" w:line="400" w:lineRule="exact"/>
        <w:rPr>
          <w:rFonts w:eastAsia="黑体"/>
          <w:b w:val="0"/>
          <w:sz w:val="26"/>
          <w:szCs w:val="26"/>
        </w:rPr>
      </w:pPr>
      <w:bookmarkStart w:id="214" w:name="_Toc475875953"/>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14"/>
    </w:p>
    <w:p w14:paraId="6BBE369E" w14:textId="77777777"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14:paraId="7B424202" w14:textId="2130EE85"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fldChar w:fldCharType="separate"/>
      </w:r>
      <w:r w:rsidR="005A4869">
        <w:rPr>
          <w:rFonts w:ascii="宋体" w:hAnsi="宋体" w:hint="eastAsia"/>
          <w:b/>
          <w:bCs/>
          <w:sz w:val="24"/>
        </w:rPr>
        <w:t>错误!未找到引用源。</w:t>
      </w:r>
      <w:r w:rsidR="00FE735A">
        <w:rPr>
          <w:rFonts w:ascii="宋体" w:hAnsi="宋体"/>
          <w:sz w:val="24"/>
        </w:rPr>
        <w:fldChar w:fldCharType="end"/>
      </w:r>
      <w:r w:rsidRPr="00E8701F">
        <w:rPr>
          <w:rFonts w:ascii="宋体" w:hAnsi="宋体" w:hint="eastAsia"/>
          <w:sz w:val="24"/>
        </w:rPr>
        <w:t>中的Paxos算法，在编程上</w:t>
      </w:r>
      <w:r w:rsidRPr="00E8701F">
        <w:rPr>
          <w:rFonts w:ascii="宋体" w:hAnsi="宋体" w:hint="eastAsia"/>
          <w:sz w:val="24"/>
        </w:rPr>
        <w:lastRenderedPageBreak/>
        <w:t>ZooKeeper的设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fldChar w:fldCharType="separate"/>
      </w:r>
      <w:r w:rsidR="005A4869">
        <w:rPr>
          <w:rFonts w:ascii="宋体" w:hAnsi="宋体" w:hint="eastAsia"/>
          <w:b/>
          <w:bCs/>
          <w:sz w:val="24"/>
        </w:rPr>
        <w:t>错误!未找到引用源。</w:t>
      </w:r>
      <w:r w:rsidR="00C870B8">
        <w:rPr>
          <w:rFonts w:ascii="宋体" w:hAnsi="宋体"/>
          <w:sz w:val="24"/>
        </w:rPr>
        <w:fldChar w:fldCharType="end"/>
      </w:r>
      <w:r w:rsidR="005D1CF1" w:rsidRPr="005D1CF1">
        <w:rPr>
          <w:rFonts w:ascii="宋体" w:hAnsi="宋体" w:hint="eastAsia"/>
          <w:sz w:val="24"/>
        </w:rPr>
        <w:t>。</w:t>
      </w:r>
    </w:p>
    <w:p w14:paraId="37EB353F" w14:textId="77777777" w:rsidR="00447AD4" w:rsidRPr="00447AD4" w:rsidRDefault="00447AD4" w:rsidP="00447AD4">
      <w:pPr>
        <w:pStyle w:val="30"/>
        <w:spacing w:before="240" w:after="120" w:line="400" w:lineRule="exact"/>
        <w:rPr>
          <w:rFonts w:eastAsia="黑体"/>
          <w:b w:val="0"/>
          <w:sz w:val="26"/>
          <w:szCs w:val="26"/>
        </w:rPr>
      </w:pPr>
      <w:bookmarkStart w:id="215" w:name="_Toc475875954"/>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15"/>
    </w:p>
    <w:p w14:paraId="556688BA" w14:textId="10710863"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5A4869">
        <w:rPr>
          <w:rFonts w:ascii="宋体" w:hAnsi="宋体"/>
          <w:sz w:val="24"/>
        </w:rPr>
        <w:t xml:space="preserve">[31] </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14:paraId="5998356A" w14:textId="77777777" w:rsidR="00447AD4" w:rsidRPr="00447AD4" w:rsidRDefault="00447AD4" w:rsidP="00447AD4">
      <w:pPr>
        <w:pStyle w:val="30"/>
        <w:spacing w:before="240" w:after="120" w:line="400" w:lineRule="exact"/>
        <w:rPr>
          <w:rFonts w:eastAsia="黑体"/>
          <w:b w:val="0"/>
          <w:sz w:val="26"/>
          <w:szCs w:val="26"/>
        </w:rPr>
      </w:pPr>
      <w:bookmarkStart w:id="216" w:name="_Toc475875955"/>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16"/>
    </w:p>
    <w:p w14:paraId="3F460849" w14:textId="5C38E373"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5A4869">
        <w:rPr>
          <w:rFonts w:ascii="宋体" w:hAnsi="宋体"/>
          <w:sz w:val="24"/>
        </w:rPr>
        <w:t xml:space="preserve">[32] </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w:t>
      </w:r>
      <w:r w:rsidR="00205D3D" w:rsidRPr="00205D3D">
        <w:rPr>
          <w:rFonts w:ascii="宋体" w:hAnsi="宋体" w:hint="eastAsia"/>
          <w:sz w:val="24"/>
        </w:rPr>
        <w:lastRenderedPageBreak/>
        <w:t>法和函数参数。这一特性使得大型工程中模块间的依赖性大为减弱，也能够显著降低开发成本。</w:t>
      </w:r>
    </w:p>
    <w:p w14:paraId="7CB8BE1E" w14:textId="77777777" w:rsidR="00447AD4" w:rsidRPr="004547F5" w:rsidRDefault="004547F5" w:rsidP="004547F5">
      <w:pPr>
        <w:pStyle w:val="30"/>
        <w:spacing w:before="240" w:after="120" w:line="400" w:lineRule="exact"/>
        <w:rPr>
          <w:rFonts w:eastAsia="黑体"/>
          <w:b w:val="0"/>
          <w:sz w:val="26"/>
          <w:szCs w:val="26"/>
        </w:rPr>
      </w:pPr>
      <w:bookmarkStart w:id="217" w:name="_Toc475875956"/>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217"/>
    </w:p>
    <w:p w14:paraId="566290CA" w14:textId="77777777"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14:paraId="1E597405" w14:textId="77777777"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14:paraId="68C4A71A" w14:textId="77777777" w:rsidR="00447AD4" w:rsidRPr="004547F5" w:rsidRDefault="004547F5" w:rsidP="004547F5">
      <w:pPr>
        <w:pStyle w:val="30"/>
        <w:spacing w:before="240" w:after="120" w:line="400" w:lineRule="exact"/>
        <w:rPr>
          <w:rFonts w:eastAsia="黑体"/>
          <w:b w:val="0"/>
          <w:sz w:val="26"/>
          <w:szCs w:val="26"/>
        </w:rPr>
      </w:pPr>
      <w:bookmarkStart w:id="218" w:name="_Toc475875957"/>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218"/>
    </w:p>
    <w:p w14:paraId="5B4B6EA1" w14:textId="1FA8DF99"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5A4869">
        <w:rPr>
          <w:rFonts w:ascii="宋体" w:hAnsi="宋体"/>
          <w:sz w:val="24"/>
        </w:rPr>
        <w:t xml:space="preserve">[33] </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A4869">
        <w:rPr>
          <w:rFonts w:ascii="宋体" w:hAnsi="宋体"/>
          <w:sz w:val="24"/>
        </w:rPr>
        <w:t xml:space="preserve">[34] </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5A4869">
        <w:rPr>
          <w:rFonts w:ascii="宋体" w:hAnsi="宋体"/>
          <w:sz w:val="24"/>
        </w:rPr>
        <w:t xml:space="preserve">[35] </w:t>
      </w:r>
      <w:r w:rsidR="00BB720E">
        <w:rPr>
          <w:rFonts w:ascii="宋体" w:hAnsi="宋体"/>
          <w:sz w:val="24"/>
        </w:rPr>
        <w:fldChar w:fldCharType="end"/>
      </w:r>
      <w:r w:rsidR="009F2AA1" w:rsidRPr="009F2AA1">
        <w:rPr>
          <w:rFonts w:ascii="宋体" w:hAnsi="宋体" w:hint="eastAsia"/>
          <w:sz w:val="24"/>
        </w:rPr>
        <w:t>的开源实现。</w:t>
      </w:r>
    </w:p>
    <w:p w14:paraId="77DFFCB0" w14:textId="77777777"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14:paraId="66EDE2D9" w14:textId="77777777"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14:paraId="4F2482DC" w14:textId="77777777" w:rsidR="007C5956" w:rsidRPr="007C5956" w:rsidRDefault="007C5956" w:rsidP="007C5956">
      <w:pPr>
        <w:pStyle w:val="30"/>
        <w:spacing w:before="240" w:after="120" w:line="400" w:lineRule="exact"/>
        <w:rPr>
          <w:rFonts w:eastAsia="黑体"/>
          <w:b w:val="0"/>
          <w:sz w:val="26"/>
          <w:szCs w:val="26"/>
        </w:rPr>
      </w:pPr>
      <w:bookmarkStart w:id="219" w:name="_Toc475875958"/>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219"/>
    </w:p>
    <w:p w14:paraId="46BD1E91" w14:textId="77777777"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14:paraId="604A890D" w14:textId="77777777"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14:paraId="2678928A" w14:textId="77777777" w:rsidR="000D358B" w:rsidRPr="00455E35" w:rsidRDefault="00455E35" w:rsidP="00455E35">
      <w:pPr>
        <w:pStyle w:val="2"/>
        <w:spacing w:before="480" w:after="120" w:line="400" w:lineRule="exact"/>
        <w:rPr>
          <w:rFonts w:ascii="Times New Roman" w:eastAsia="黑体" w:hAnsi="Times New Roman"/>
          <w:b w:val="0"/>
          <w:sz w:val="28"/>
          <w:szCs w:val="28"/>
        </w:rPr>
      </w:pPr>
      <w:bookmarkStart w:id="220" w:name="_Toc475875959"/>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220"/>
    </w:p>
    <w:p w14:paraId="7A9A714D" w14:textId="77777777"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14:paraId="11F98785" w14:textId="77777777" w:rsidR="002C410F" w:rsidRDefault="002C410F">
      <w:pPr>
        <w:widowControl/>
        <w:jc w:val="left"/>
        <w:rPr>
          <w:rFonts w:ascii="宋体" w:hAnsi="宋体"/>
          <w:sz w:val="24"/>
        </w:rPr>
      </w:pPr>
      <w:r>
        <w:rPr>
          <w:rFonts w:ascii="宋体" w:hAnsi="宋体"/>
          <w:sz w:val="24"/>
        </w:rPr>
        <w:br w:type="page"/>
      </w:r>
    </w:p>
    <w:p w14:paraId="2CD0A633" w14:textId="77777777" w:rsidR="002C410F" w:rsidRPr="002C410F" w:rsidRDefault="002C410F" w:rsidP="002C410F">
      <w:pPr>
        <w:pStyle w:val="1"/>
        <w:jc w:val="center"/>
        <w:rPr>
          <w:rFonts w:ascii="黑体" w:eastAsia="黑体" w:hAnsi="黑体"/>
          <w:b w:val="0"/>
          <w:sz w:val="32"/>
          <w:szCs w:val="32"/>
        </w:rPr>
      </w:pPr>
      <w:bookmarkStart w:id="221" w:name="_Toc475875960"/>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221"/>
    </w:p>
    <w:p w14:paraId="5B84C4CC" w14:textId="77777777"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14:paraId="0F7EB0E3" w14:textId="77777777" w:rsidR="00715794" w:rsidRPr="0068543E" w:rsidRDefault="00715794" w:rsidP="0068543E">
      <w:pPr>
        <w:pStyle w:val="2"/>
        <w:spacing w:before="480" w:after="120" w:line="400" w:lineRule="exact"/>
        <w:rPr>
          <w:rFonts w:ascii="Times New Roman" w:eastAsia="黑体" w:hAnsi="Times New Roman"/>
          <w:b w:val="0"/>
          <w:sz w:val="28"/>
          <w:szCs w:val="28"/>
        </w:rPr>
      </w:pPr>
      <w:bookmarkStart w:id="222" w:name="_Toc475875961"/>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222"/>
    </w:p>
    <w:p w14:paraId="0A54A1BA" w14:textId="77777777"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14:paraId="6BCD04F4" w14:textId="77777777"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14:paraId="3344012C" w14:textId="77777777" w:rsidR="00363090" w:rsidRDefault="00D62F86" w:rsidP="00EE4657">
      <w:pPr>
        <w:spacing w:line="400" w:lineRule="exact"/>
        <w:rPr>
          <w:rFonts w:ascii="宋体" w:hAnsi="宋体"/>
          <w:sz w:val="24"/>
        </w:rPr>
      </w:pPr>
      <w:r>
        <w:rPr>
          <w:rFonts w:ascii="宋体" w:hAnsi="宋体"/>
          <w:sz w:val="24"/>
        </w:rPr>
        <w:object w:dxaOrig="1440" w:dyaOrig="1440" w14:anchorId="1D442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9714620"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14:paraId="52EDCAA0" w14:textId="77777777" w:rsidR="00344F92" w:rsidRPr="00344F92" w:rsidRDefault="00344F92" w:rsidP="00344F92">
      <w:pPr>
        <w:pStyle w:val="2"/>
        <w:spacing w:before="480" w:after="120" w:line="400" w:lineRule="exact"/>
        <w:rPr>
          <w:rFonts w:ascii="Times New Roman" w:eastAsia="黑体" w:hAnsi="Times New Roman"/>
          <w:b w:val="0"/>
          <w:sz w:val="28"/>
          <w:szCs w:val="28"/>
        </w:rPr>
      </w:pPr>
      <w:bookmarkStart w:id="223" w:name="_Toc475875962"/>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223"/>
    </w:p>
    <w:p w14:paraId="07834D92" w14:textId="77777777"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p>
    <w:p w14:paraId="53438DAA" w14:textId="77777777"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14:paraId="619E925D" w14:textId="77777777" w:rsidR="00DA2A86" w:rsidRPr="00674AB7" w:rsidRDefault="00DA2A86" w:rsidP="00674AB7">
      <w:pPr>
        <w:pStyle w:val="2"/>
        <w:spacing w:before="480" w:after="120" w:line="400" w:lineRule="exact"/>
        <w:rPr>
          <w:rFonts w:ascii="Times New Roman" w:eastAsia="黑体" w:hAnsi="Times New Roman"/>
          <w:b w:val="0"/>
          <w:sz w:val="28"/>
          <w:szCs w:val="28"/>
        </w:rPr>
      </w:pPr>
      <w:bookmarkStart w:id="224" w:name="_Toc475875963"/>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224"/>
    </w:p>
    <w:p w14:paraId="1B61F14C" w14:textId="77777777"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14:paraId="1772BF96" w14:textId="77777777"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14:paraId="282CA234" w14:textId="77777777"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14:paraId="53576E05" w14:textId="77777777" w:rsidR="008101FA" w:rsidRDefault="008101FA">
      <w:pPr>
        <w:widowControl/>
        <w:jc w:val="left"/>
        <w:rPr>
          <w:rFonts w:ascii="宋体" w:hAnsi="宋体"/>
          <w:sz w:val="24"/>
        </w:rPr>
      </w:pPr>
      <w:r>
        <w:rPr>
          <w:rFonts w:ascii="宋体" w:hAnsi="宋体"/>
          <w:sz w:val="24"/>
        </w:rPr>
        <w:br w:type="page"/>
      </w:r>
    </w:p>
    <w:p w14:paraId="5C249A72" w14:textId="77777777" w:rsidR="007B7AE4" w:rsidRPr="00212E1A" w:rsidRDefault="00212E1A" w:rsidP="00212E1A">
      <w:pPr>
        <w:pStyle w:val="1"/>
        <w:jc w:val="center"/>
        <w:rPr>
          <w:rFonts w:ascii="黑体" w:eastAsia="黑体" w:hAnsi="黑体"/>
          <w:b w:val="0"/>
          <w:sz w:val="32"/>
          <w:szCs w:val="32"/>
        </w:rPr>
      </w:pPr>
      <w:bookmarkStart w:id="225" w:name="_Toc475875964"/>
      <w:r w:rsidRPr="00212E1A">
        <w:rPr>
          <w:rFonts w:ascii="黑体" w:eastAsia="黑体" w:hAnsi="黑体" w:hint="eastAsia"/>
          <w:b w:val="0"/>
          <w:sz w:val="32"/>
          <w:szCs w:val="32"/>
        </w:rPr>
        <w:lastRenderedPageBreak/>
        <w:t>第四章  系统设计与实现</w:t>
      </w:r>
      <w:bookmarkEnd w:id="225"/>
    </w:p>
    <w:p w14:paraId="0345DF16" w14:textId="77777777" w:rsidR="00212E1A" w:rsidRPr="005644D2" w:rsidRDefault="005644D2" w:rsidP="005644D2">
      <w:pPr>
        <w:pStyle w:val="2"/>
        <w:spacing w:before="480" w:after="120" w:line="400" w:lineRule="exact"/>
        <w:rPr>
          <w:rFonts w:ascii="Times New Roman" w:eastAsia="黑体" w:hAnsi="Times New Roman"/>
          <w:b w:val="0"/>
          <w:sz w:val="28"/>
          <w:szCs w:val="28"/>
        </w:rPr>
      </w:pPr>
      <w:bookmarkStart w:id="226" w:name="_Toc475875965"/>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226"/>
    </w:p>
    <w:p w14:paraId="2A8BF00A" w14:textId="77777777"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5BC90B78" wp14:editId="4AC9DE79">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14:paraId="55846715" w14:textId="77777777"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14:paraId="53736AFE" w14:textId="77777777"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14:paraId="0DDC6E5D" w14:textId="77777777" w:rsidR="00212E1A" w:rsidRPr="0001496A" w:rsidRDefault="0001496A" w:rsidP="0001496A">
      <w:pPr>
        <w:pStyle w:val="2"/>
        <w:spacing w:before="480" w:after="120" w:line="400" w:lineRule="exact"/>
        <w:rPr>
          <w:rFonts w:ascii="Times New Roman" w:eastAsia="黑体" w:hAnsi="Times New Roman"/>
          <w:b w:val="0"/>
          <w:sz w:val="28"/>
          <w:szCs w:val="28"/>
        </w:rPr>
      </w:pPr>
      <w:bookmarkStart w:id="227" w:name="_Toc475875966"/>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227"/>
    </w:p>
    <w:p w14:paraId="5C82A253" w14:textId="77777777"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3D68A6AB" wp14:editId="72CEB85F">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14:paraId="1A9A415E" w14:textId="77777777"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F8414EF" wp14:editId="092421EB">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14:paraId="2ACA6640" w14:textId="77777777"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14:paraId="31C17A72" w14:textId="77777777" w:rsidR="00B47CB0" w:rsidRDefault="00D62F86" w:rsidP="00EE4657">
      <w:pPr>
        <w:spacing w:line="400" w:lineRule="exact"/>
        <w:rPr>
          <w:rFonts w:ascii="宋体" w:hAnsi="宋体"/>
          <w:sz w:val="24"/>
        </w:rPr>
      </w:pPr>
      <w:r>
        <w:rPr>
          <w:rFonts w:ascii="宋体" w:hAnsi="宋体"/>
          <w:noProof/>
          <w:sz w:val="24"/>
        </w:rPr>
        <w:object w:dxaOrig="1440" w:dyaOrig="1440" w14:anchorId="4A35E90C">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9714621"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14:paraId="66832F0B" w14:textId="77777777" w:rsidR="00F43DF3" w:rsidRDefault="008E76F1" w:rsidP="00EE4657">
      <w:pPr>
        <w:spacing w:line="400" w:lineRule="exact"/>
        <w:rPr>
          <w:rFonts w:ascii="宋体" w:hAnsi="宋体"/>
          <w:sz w:val="24"/>
        </w:rPr>
      </w:pPr>
      <w:r>
        <w:rPr>
          <w:rFonts w:ascii="宋体" w:hAnsi="宋体" w:hint="eastAsia"/>
          <w:sz w:val="24"/>
        </w:rPr>
        <w:t>在Service基类中提供两个纯虚函数，分别是handleRequest和handleCommand，前者</w:t>
      </w:r>
      <w:r>
        <w:rPr>
          <w:rFonts w:ascii="宋体" w:hAnsi="宋体" w:hint="eastAsia"/>
          <w:sz w:val="24"/>
        </w:rPr>
        <w:lastRenderedPageBreak/>
        <w:t>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14:paraId="51B0ABB6" w14:textId="77777777"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14:paraId="01B8427B" w14:textId="77777777" w:rsidR="00212E1A" w:rsidRDefault="00935DE1" w:rsidP="00935DE1">
      <w:pPr>
        <w:pStyle w:val="2"/>
        <w:spacing w:before="480" w:after="120" w:line="400" w:lineRule="exact"/>
        <w:rPr>
          <w:rFonts w:ascii="Times New Roman" w:eastAsia="黑体" w:hAnsi="Times New Roman"/>
          <w:b w:val="0"/>
          <w:sz w:val="28"/>
          <w:szCs w:val="28"/>
        </w:rPr>
      </w:pPr>
      <w:bookmarkStart w:id="228" w:name="_Toc475875967"/>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228"/>
    </w:p>
    <w:p w14:paraId="14DB289A" w14:textId="77777777"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14:paraId="36B14D1A" w14:textId="77777777" w:rsidR="009B5D47" w:rsidRPr="009B5D47" w:rsidRDefault="009B5D47" w:rsidP="009B5D47">
      <w:pPr>
        <w:pStyle w:val="30"/>
        <w:spacing w:before="240" w:after="120" w:line="400" w:lineRule="exact"/>
        <w:rPr>
          <w:rFonts w:eastAsia="黑体"/>
          <w:b w:val="0"/>
          <w:sz w:val="26"/>
          <w:szCs w:val="26"/>
        </w:rPr>
      </w:pPr>
      <w:bookmarkStart w:id="229" w:name="_Toc475875968"/>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229"/>
    </w:p>
    <w:p w14:paraId="4AE7AEEB" w14:textId="77777777"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14:paraId="352E4A5C" w14:textId="77777777"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它们之间的关系如图所示：</w:t>
      </w:r>
    </w:p>
    <w:p w14:paraId="4BE76EDB" w14:textId="77777777" w:rsidR="00626632" w:rsidRDefault="00D62F86" w:rsidP="00EE4657">
      <w:pPr>
        <w:spacing w:line="400" w:lineRule="exact"/>
        <w:rPr>
          <w:rFonts w:ascii="宋体" w:hAnsi="宋体"/>
          <w:sz w:val="24"/>
        </w:rPr>
      </w:pPr>
      <w:r>
        <w:rPr>
          <w:rFonts w:ascii="宋体" w:hAnsi="宋体"/>
          <w:noProof/>
          <w:sz w:val="24"/>
        </w:rPr>
        <w:lastRenderedPageBreak/>
        <w:object w:dxaOrig="1440" w:dyaOrig="1440" w14:anchorId="113A3F7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9714622" r:id="rId38"/>
        </w:object>
      </w:r>
    </w:p>
    <w:p w14:paraId="0894B3AF" w14:textId="77777777" w:rsidR="00935DE1" w:rsidRPr="00CB7744" w:rsidRDefault="001774AE" w:rsidP="00CB7744">
      <w:pPr>
        <w:pStyle w:val="30"/>
        <w:spacing w:before="240" w:after="120" w:line="400" w:lineRule="exact"/>
        <w:rPr>
          <w:rFonts w:eastAsia="黑体"/>
          <w:b w:val="0"/>
          <w:sz w:val="26"/>
          <w:szCs w:val="26"/>
        </w:rPr>
      </w:pPr>
      <w:bookmarkStart w:id="230" w:name="_Toc475875969"/>
      <w:r w:rsidRPr="00CB7744">
        <w:rPr>
          <w:rFonts w:eastAsia="黑体" w:hint="eastAsia"/>
          <w:b w:val="0"/>
          <w:sz w:val="26"/>
          <w:szCs w:val="26"/>
        </w:rPr>
        <w:t xml:space="preserve">4.3.2 </w:t>
      </w:r>
      <w:r w:rsidRPr="00CB7744">
        <w:rPr>
          <w:rFonts w:eastAsia="黑体" w:hint="eastAsia"/>
          <w:b w:val="0"/>
          <w:sz w:val="26"/>
          <w:szCs w:val="26"/>
        </w:rPr>
        <w:t>请求处理模块</w:t>
      </w:r>
      <w:bookmarkEnd w:id="230"/>
    </w:p>
    <w:p w14:paraId="4BBDF82C" w14:textId="77777777"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14:paraId="51E68148" w14:textId="77777777"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14:paraId="12FA8412" w14:textId="77777777" w:rsidR="00124D3C" w:rsidRDefault="00D62F86"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14:paraId="2FA96302" w14:textId="77777777"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14:paraId="10480D9C" w14:textId="77777777"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14:paraId="373ED0E5" w14:textId="77777777"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14:paraId="7FE0B602" w14:textId="77777777"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14:paraId="6AB35C3E" w14:textId="77777777" w:rsidR="00A95B8F" w:rsidRDefault="00A95B8F" w:rsidP="00EE4657">
      <w:pPr>
        <w:spacing w:line="400" w:lineRule="exact"/>
        <w:rPr>
          <w:rFonts w:ascii="宋体" w:hAnsi="宋体"/>
          <w:sz w:val="24"/>
        </w:rPr>
      </w:pPr>
    </w:p>
    <w:p w14:paraId="7DE6978D" w14:textId="77777777" w:rsidR="00A95B8F" w:rsidRDefault="00D62F86" w:rsidP="00EE4657">
      <w:pPr>
        <w:spacing w:line="400" w:lineRule="exact"/>
        <w:rPr>
          <w:rFonts w:ascii="宋体" w:hAnsi="宋体"/>
          <w:sz w:val="24"/>
        </w:rPr>
      </w:pPr>
      <w:r>
        <w:rPr>
          <w:rFonts w:ascii="宋体" w:hAnsi="宋体"/>
          <w:noProof/>
          <w:sz w:val="24"/>
        </w:rPr>
        <w:lastRenderedPageBreak/>
        <w:object w:dxaOrig="1440" w:dyaOrig="1440" w14:anchorId="02A06982">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9714623" r:id="rId41"/>
        </w:object>
      </w:r>
    </w:p>
    <w:p w14:paraId="1251050B" w14:textId="77777777" w:rsidR="00B322D4" w:rsidRPr="0091295A" w:rsidRDefault="0091295A" w:rsidP="0091295A">
      <w:pPr>
        <w:pStyle w:val="30"/>
        <w:spacing w:before="240" w:after="120" w:line="400" w:lineRule="exact"/>
        <w:rPr>
          <w:rFonts w:eastAsia="黑体"/>
          <w:b w:val="0"/>
          <w:sz w:val="26"/>
          <w:szCs w:val="26"/>
        </w:rPr>
      </w:pPr>
      <w:bookmarkStart w:id="231" w:name="_Toc475875970"/>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231"/>
    </w:p>
    <w:p w14:paraId="493B448C" w14:textId="77777777" w:rsidR="00212E1A" w:rsidRDefault="00D62F86"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5EFC4E15">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9714624" r:id="rId43"/>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14:paraId="01C188A1" w14:textId="77777777" w:rsidR="0091295A" w:rsidRDefault="00D62F86"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104C5BC4">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9714625" r:id="rId45"/>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14:paraId="78A32CD3" w14:textId="77777777" w:rsidR="0054585B" w:rsidRPr="00157E5E" w:rsidRDefault="0054585B" w:rsidP="00EE4657">
      <w:pPr>
        <w:spacing w:line="400" w:lineRule="exact"/>
        <w:rPr>
          <w:rFonts w:ascii="宋体" w:hAnsi="宋体"/>
          <w:sz w:val="24"/>
        </w:rPr>
      </w:pPr>
      <w:r>
        <w:rPr>
          <w:rFonts w:ascii="宋体" w:hAnsi="宋体" w:hint="eastAsia"/>
          <w:sz w:val="24"/>
        </w:rPr>
        <w:t>其中addr和port分别定义了该算法实例所在集群主机的ip地址和所用的服务端口</w:t>
      </w:r>
      <w:r>
        <w:rPr>
          <w:rFonts w:ascii="宋体" w:hAnsi="宋体" w:hint="eastAsia"/>
          <w:sz w:val="24"/>
        </w:rPr>
        <w:lastRenderedPageBreak/>
        <w:t>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14:paraId="26FB9E88" w14:textId="77777777" w:rsidR="0091295A" w:rsidRDefault="00D62F86" w:rsidP="00EE4657">
      <w:pPr>
        <w:spacing w:line="400" w:lineRule="exact"/>
        <w:rPr>
          <w:rFonts w:ascii="宋体" w:hAnsi="宋体"/>
          <w:sz w:val="24"/>
        </w:rPr>
      </w:pPr>
      <w:r>
        <w:rPr>
          <w:rFonts w:ascii="宋体" w:hAnsi="宋体"/>
          <w:noProof/>
          <w:sz w:val="24"/>
        </w:rPr>
        <w:object w:dxaOrig="1440" w:dyaOrig="1440" w14:anchorId="5C693A67">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9714626" r:id="rId47"/>
        </w:object>
      </w:r>
      <w:r w:rsidR="00E92072">
        <w:rPr>
          <w:rFonts w:ascii="宋体" w:hAnsi="宋体"/>
          <w:sz w:val="24"/>
        </w:rPr>
        <w:tab/>
      </w:r>
      <w:r w:rsidR="00E92072">
        <w:rPr>
          <w:rFonts w:ascii="宋体" w:hAnsi="宋体" w:hint="eastAsia"/>
          <w:sz w:val="24"/>
        </w:rPr>
        <w:t>计算服务集群上一个新的算法实例加入系统过程如图所示：</w:t>
      </w:r>
    </w:p>
    <w:p w14:paraId="1DFD85F9" w14:textId="77777777" w:rsidR="00E92072" w:rsidRDefault="00E92072" w:rsidP="00EE4657">
      <w:pPr>
        <w:spacing w:line="400" w:lineRule="exact"/>
        <w:rPr>
          <w:rFonts w:ascii="宋体" w:hAnsi="宋体"/>
          <w:sz w:val="24"/>
        </w:rPr>
      </w:pPr>
    </w:p>
    <w:p w14:paraId="22096EA3" w14:textId="77777777" w:rsidR="0091295A" w:rsidRDefault="00D62F86" w:rsidP="00EE4657">
      <w:pPr>
        <w:spacing w:line="400" w:lineRule="exact"/>
        <w:rPr>
          <w:rFonts w:ascii="宋体" w:hAnsi="宋体"/>
          <w:sz w:val="24"/>
        </w:rPr>
      </w:pPr>
      <w:r>
        <w:rPr>
          <w:rFonts w:ascii="宋体" w:hAnsi="宋体"/>
          <w:noProof/>
          <w:sz w:val="24"/>
        </w:rPr>
        <w:object w:dxaOrig="1440" w:dyaOrig="1440" w14:anchorId="4BF27734">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9714627" r:id="rId49"/>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如果删除后该service服务器列表为空，那么ServiceManager会删除该service的信息，后续到来的指定该service处理的请求都会返回错误。过程如图所示：</w:t>
      </w:r>
    </w:p>
    <w:p w14:paraId="5EE61A23" w14:textId="77777777" w:rsidR="0091295A" w:rsidRDefault="0091295A" w:rsidP="00EE4657">
      <w:pPr>
        <w:spacing w:line="400" w:lineRule="exact"/>
        <w:rPr>
          <w:rFonts w:ascii="宋体" w:hAnsi="宋体"/>
          <w:sz w:val="24"/>
        </w:rPr>
      </w:pPr>
    </w:p>
    <w:p w14:paraId="3C859006" w14:textId="77777777" w:rsidR="005A291D" w:rsidRPr="002D2D64" w:rsidRDefault="002D2D64" w:rsidP="002D2D64">
      <w:pPr>
        <w:pStyle w:val="30"/>
        <w:spacing w:before="240" w:after="120" w:line="400" w:lineRule="exact"/>
        <w:rPr>
          <w:rFonts w:eastAsia="黑体"/>
          <w:b w:val="0"/>
          <w:sz w:val="26"/>
          <w:szCs w:val="26"/>
        </w:rPr>
      </w:pPr>
      <w:bookmarkStart w:id="232" w:name="_Toc475875971"/>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232"/>
    </w:p>
    <w:p w14:paraId="6AF311D1" w14:textId="77777777"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14:paraId="09FF5E63" w14:textId="77777777"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14:paraId="24D4BF54" w14:textId="77777777" w:rsidR="0091295A" w:rsidRPr="005775B6" w:rsidRDefault="00DE1C95" w:rsidP="005775B6">
      <w:pPr>
        <w:pStyle w:val="2"/>
        <w:spacing w:before="480" w:after="120" w:line="400" w:lineRule="exact"/>
        <w:rPr>
          <w:rFonts w:ascii="Times New Roman" w:eastAsia="黑体" w:hAnsi="Times New Roman"/>
          <w:b w:val="0"/>
          <w:sz w:val="28"/>
          <w:szCs w:val="28"/>
        </w:rPr>
      </w:pPr>
      <w:bookmarkStart w:id="233" w:name="_Toc475875972"/>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233"/>
    </w:p>
    <w:p w14:paraId="10BCB84F" w14:textId="77777777"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14:paraId="32F76A6B" w14:textId="77777777"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165AD4" w:rsidRPr="00AA2A9F">
        <w:rPr>
          <w:rFonts w:ascii="宋体" w:hAnsi="宋体" w:hint="eastAsia"/>
          <w:sz w:val="24"/>
          <w:highlight w:val="yellow"/>
        </w:rPr>
        <w:t>过程如图</w:t>
      </w:r>
      <w:r w:rsidR="00165AD4">
        <w:rPr>
          <w:rFonts w:ascii="宋体" w:hAnsi="宋体" w:hint="eastAsia"/>
          <w:sz w:val="24"/>
        </w:rPr>
        <w:t>所示。</w:t>
      </w:r>
    </w:p>
    <w:p w14:paraId="58BA5BCB" w14:textId="77777777"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14:paraId="00605B2F" w14:textId="77777777"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14:paraId="0B96C4C9" w14:textId="77777777" w:rsidR="00BF2802" w:rsidRPr="00B36071" w:rsidRDefault="00BF2802" w:rsidP="00B36071">
      <w:pPr>
        <w:pStyle w:val="2"/>
        <w:spacing w:before="480" w:after="120" w:line="400" w:lineRule="exact"/>
        <w:rPr>
          <w:rFonts w:ascii="Times New Roman" w:eastAsia="黑体" w:hAnsi="Times New Roman"/>
          <w:b w:val="0"/>
          <w:sz w:val="28"/>
          <w:szCs w:val="28"/>
        </w:rPr>
      </w:pPr>
      <w:bookmarkStart w:id="234" w:name="_Toc475875973"/>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234"/>
    </w:p>
    <w:p w14:paraId="32081B07" w14:textId="77777777"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14:paraId="7C01B2BF" w14:textId="77777777" w:rsidR="00096C85" w:rsidRDefault="006E78C3" w:rsidP="00696CEC">
      <w:pPr>
        <w:spacing w:line="400" w:lineRule="exact"/>
        <w:jc w:val="left"/>
        <w:rPr>
          <w:rFonts w:ascii="宋体" w:hAnsi="宋体"/>
          <w:sz w:val="24"/>
        </w:rPr>
      </w:pPr>
      <w:r>
        <w:rPr>
          <w:rFonts w:ascii="宋体" w:hAnsi="宋体"/>
          <w:sz w:val="24"/>
        </w:rPr>
        <w:br w:type="page"/>
      </w:r>
    </w:p>
    <w:p w14:paraId="68334AD3" w14:textId="77777777" w:rsidR="00696CEC" w:rsidRPr="00696CEC" w:rsidRDefault="00696CEC" w:rsidP="00696CEC">
      <w:pPr>
        <w:pStyle w:val="1"/>
        <w:jc w:val="center"/>
        <w:rPr>
          <w:rFonts w:ascii="黑体" w:eastAsia="黑体" w:hAnsi="黑体"/>
          <w:b w:val="0"/>
          <w:sz w:val="32"/>
          <w:szCs w:val="32"/>
        </w:rPr>
      </w:pPr>
      <w:bookmarkStart w:id="235" w:name="_Toc475875974"/>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235"/>
    </w:p>
    <w:p w14:paraId="12CA656F" w14:textId="77777777" w:rsidR="00696CEC" w:rsidRPr="005C17C8" w:rsidRDefault="005C17C8" w:rsidP="005C17C8">
      <w:pPr>
        <w:pStyle w:val="2"/>
        <w:spacing w:before="480" w:after="120" w:line="400" w:lineRule="exact"/>
        <w:rPr>
          <w:rFonts w:ascii="Times New Roman" w:eastAsia="黑体" w:hAnsi="Times New Roman"/>
          <w:b w:val="0"/>
          <w:sz w:val="28"/>
          <w:szCs w:val="28"/>
        </w:rPr>
      </w:pPr>
      <w:bookmarkStart w:id="236" w:name="_Toc475875975"/>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bookmarkEnd w:id="236"/>
    </w:p>
    <w:p w14:paraId="79A2128F" w14:textId="77777777"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14:paraId="59AF03D7" w14:textId="77777777" w:rsidR="00C36756" w:rsidRPr="00C36756" w:rsidRDefault="00C36756" w:rsidP="00C36756">
      <w:pPr>
        <w:pStyle w:val="30"/>
        <w:spacing w:before="240" w:after="120" w:line="400" w:lineRule="exact"/>
        <w:rPr>
          <w:rFonts w:eastAsia="黑体"/>
          <w:b w:val="0"/>
          <w:sz w:val="26"/>
          <w:szCs w:val="26"/>
        </w:rPr>
      </w:pPr>
      <w:bookmarkStart w:id="237" w:name="_Toc475875976"/>
      <w:r w:rsidRPr="00C36756">
        <w:rPr>
          <w:rFonts w:eastAsia="黑体" w:hint="eastAsia"/>
          <w:b w:val="0"/>
          <w:sz w:val="26"/>
          <w:szCs w:val="26"/>
        </w:rPr>
        <w:t>5.1.1 Jieba</w:t>
      </w:r>
      <w:r w:rsidRPr="00C36756">
        <w:rPr>
          <w:rFonts w:eastAsia="黑体" w:hint="eastAsia"/>
          <w:b w:val="0"/>
          <w:sz w:val="26"/>
          <w:szCs w:val="26"/>
        </w:rPr>
        <w:t>分词</w:t>
      </w:r>
      <w:bookmarkEnd w:id="237"/>
    </w:p>
    <w:p w14:paraId="2A332DBE" w14:textId="68CD33C0"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5A4869">
        <w:rPr>
          <w:rFonts w:ascii="宋体" w:hAnsi="宋体"/>
          <w:sz w:val="24"/>
        </w:rPr>
        <w:t xml:space="preserve">[37] </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5A4869">
        <w:rPr>
          <w:rFonts w:ascii="宋体" w:hAnsi="宋体"/>
          <w:sz w:val="24"/>
        </w:rPr>
        <w:t xml:space="preserve">[36] </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14:paraId="086E9550" w14:textId="77777777" w:rsidR="00CA3C6E" w:rsidRPr="00CA3C6E" w:rsidRDefault="00CA3C6E" w:rsidP="00CA3C6E">
      <w:pPr>
        <w:pStyle w:val="30"/>
        <w:spacing w:before="240" w:after="120" w:line="400" w:lineRule="exact"/>
        <w:rPr>
          <w:rFonts w:eastAsia="黑体"/>
          <w:b w:val="0"/>
          <w:sz w:val="26"/>
          <w:szCs w:val="26"/>
        </w:rPr>
      </w:pPr>
      <w:bookmarkStart w:id="238" w:name="_Toc475875977"/>
      <w:r w:rsidRPr="00CA3C6E">
        <w:rPr>
          <w:rFonts w:eastAsia="黑体" w:hint="eastAsia"/>
          <w:b w:val="0"/>
          <w:sz w:val="26"/>
          <w:szCs w:val="26"/>
        </w:rPr>
        <w:t xml:space="preserve">5.1.2 </w:t>
      </w:r>
      <w:r w:rsidRPr="00CA3C6E">
        <w:rPr>
          <w:rFonts w:eastAsia="黑体" w:hint="eastAsia"/>
          <w:b w:val="0"/>
          <w:sz w:val="26"/>
          <w:szCs w:val="26"/>
        </w:rPr>
        <w:t>文章向量化</w:t>
      </w:r>
      <w:bookmarkEnd w:id="238"/>
    </w:p>
    <w:p w14:paraId="1562D5E3" w14:textId="7E3842A6"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5A4869">
        <w:rPr>
          <w:rFonts w:ascii="宋体" w:hAnsi="宋体"/>
          <w:sz w:val="24"/>
        </w:rPr>
        <w:t xml:space="preserve">[38] </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w:t>
      </w:r>
      <w:r w:rsidR="00E21A0F" w:rsidRPr="00E21A0F">
        <w:rPr>
          <w:rFonts w:ascii="宋体" w:hAnsi="宋体" w:hint="eastAsia"/>
          <w:sz w:val="24"/>
        </w:rPr>
        <w:lastRenderedPageBreak/>
        <w:t>据</w:t>
      </w:r>
      <w:r w:rsidR="003E4625">
        <w:rPr>
          <w:rFonts w:ascii="宋体" w:hAnsi="宋体" w:hint="eastAsia"/>
          <w:sz w:val="24"/>
        </w:rPr>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14:paraId="0BB4254F" w14:textId="77777777"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相应地将文章转换成向量也有两种方法，一种是将文章中每一个词对应的向量相加最后求平均得到文章的向量表示；</w:t>
      </w:r>
      <w:r w:rsidR="00961768">
        <w:rPr>
          <w:rFonts w:ascii="宋体" w:hAnsi="宋体" w:hint="eastAsia"/>
          <w:sz w:val="24"/>
        </w:rPr>
        <w:t>另一种是初始化nclasses维向量，元素全为0，遍历文章中每一个词，找到其classid，并将向量中下标是classid的元素加1，最后对向量进行归一化得到文章的向量表示。</w:t>
      </w:r>
      <w:r w:rsidR="00141800">
        <w:rPr>
          <w:rFonts w:ascii="宋体" w:hAnsi="宋体" w:hint="eastAsia"/>
          <w:sz w:val="24"/>
        </w:rPr>
        <w:t>实践发现后一种方法有较好的准确度。</w:t>
      </w:r>
    </w:p>
    <w:p w14:paraId="1907F1E3" w14:textId="77777777" w:rsidR="005C17C8" w:rsidRPr="007F0DE5" w:rsidRDefault="007F0DE5" w:rsidP="007F0DE5">
      <w:pPr>
        <w:pStyle w:val="2"/>
        <w:spacing w:before="480" w:after="120" w:line="400" w:lineRule="exact"/>
        <w:rPr>
          <w:rFonts w:ascii="Times New Roman" w:eastAsia="黑体" w:hAnsi="Times New Roman"/>
          <w:b w:val="0"/>
          <w:sz w:val="28"/>
          <w:szCs w:val="28"/>
        </w:rPr>
      </w:pPr>
      <w:bookmarkStart w:id="239" w:name="_Toc475875978"/>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239"/>
    </w:p>
    <w:p w14:paraId="60D74F0E" w14:textId="77777777"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在得到了用户感兴趣的文章向量表示后还不能直接用于ctr预估，因为文章的向量表示是浮点实数型向量，无法与已有的结构化特征结合。需要转换成与结构化特征相同的形式。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节所介绍的GBDT方法做特征转换，又称特征工程。</w:t>
      </w:r>
    </w:p>
    <w:p w14:paraId="3F00B1C4" w14:textId="77777777"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本系统选用xgboost实现GBDT特征工程，</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14:paraId="18B07257" w14:textId="77777777" w:rsidR="00696CEC" w:rsidRDefault="00D90CC6" w:rsidP="00696CEC">
      <w:pPr>
        <w:spacing w:line="400" w:lineRule="exact"/>
        <w:jc w:val="left"/>
        <w:rPr>
          <w:rFonts w:ascii="宋体" w:hAnsi="宋体"/>
          <w:sz w:val="24"/>
        </w:rPr>
      </w:pPr>
      <w:r>
        <w:rPr>
          <w:rFonts w:ascii="宋体" w:hAnsi="宋体"/>
          <w:sz w:val="24"/>
        </w:rPr>
        <w:tab/>
      </w:r>
      <w:r>
        <w:rPr>
          <w:rFonts w:ascii="宋体" w:hAnsi="宋体" w:hint="eastAsia"/>
          <w:sz w:val="24"/>
        </w:rPr>
        <w:t>Xgboost</w:t>
      </w:r>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，用xgboost训练得到一个模型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r w:rsidR="00EF449A">
        <w:rPr>
          <w:rFonts w:ascii="宋体" w:hAnsi="宋体" w:hint="eastAsia"/>
          <w:sz w:val="24"/>
        </w:rPr>
        <w:t>lr预估</w:t>
      </w:r>
      <w:r w:rsidR="00160E16">
        <w:rPr>
          <w:rFonts w:ascii="宋体" w:hAnsi="宋体" w:hint="eastAsia"/>
          <w:sz w:val="24"/>
        </w:rPr>
        <w:t>算法做预测的用户特征数据。特征工程的任务到此结束。</w:t>
      </w:r>
    </w:p>
    <w:p w14:paraId="441F27AE" w14:textId="77777777" w:rsidR="00EF449A" w:rsidRPr="00EF449A" w:rsidRDefault="00EF449A" w:rsidP="00EF449A">
      <w:pPr>
        <w:pStyle w:val="2"/>
        <w:spacing w:before="480" w:after="120" w:line="400" w:lineRule="exact"/>
        <w:rPr>
          <w:rFonts w:ascii="Times New Roman" w:eastAsia="黑体" w:hAnsi="Times New Roman"/>
          <w:b w:val="0"/>
          <w:sz w:val="28"/>
          <w:szCs w:val="28"/>
        </w:rPr>
      </w:pPr>
      <w:bookmarkStart w:id="240" w:name="_Toc475875979"/>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240"/>
    </w:p>
    <w:p w14:paraId="7A422143" w14:textId="79085363"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r w:rsidRPr="006C7FD6">
        <w:rPr>
          <w:rFonts w:ascii="宋体" w:hAnsi="宋体"/>
          <w:sz w:val="24"/>
        </w:rPr>
        <w:t>ftrl_proximal_lr</w:t>
      </w:r>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5A4869">
        <w:rPr>
          <w:rFonts w:ascii="宋体" w:hAnsi="宋体"/>
          <w:sz w:val="24"/>
        </w:rPr>
        <w:t xml:space="preserve">[39] </w:t>
      </w:r>
      <w:r w:rsidR="00877D34">
        <w:rPr>
          <w:rFonts w:ascii="宋体" w:hAnsi="宋体"/>
          <w:sz w:val="24"/>
        </w:rPr>
        <w:fldChar w:fldCharType="end"/>
      </w:r>
      <w:r>
        <w:rPr>
          <w:rFonts w:ascii="宋体" w:hAnsi="宋体" w:hint="eastAsia"/>
          <w:sz w:val="24"/>
        </w:rPr>
        <w:t>实现这一功能。</w:t>
      </w:r>
      <w:r w:rsidR="007B7870" w:rsidRPr="007B7870">
        <w:rPr>
          <w:rFonts w:ascii="宋体" w:hAnsi="宋体"/>
          <w:sz w:val="24"/>
        </w:rPr>
        <w:t>ftrl_proximal_lr</w:t>
      </w:r>
      <w:r w:rsidR="007B7870">
        <w:rPr>
          <w:rFonts w:ascii="宋体" w:hAnsi="宋体" w:hint="eastAsia"/>
          <w:sz w:val="24"/>
        </w:rPr>
        <w:t>实现了ftrl逻辑回归算法，并且最大限度地利用并行多线程以提高效率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r w:rsidR="003924F5" w:rsidRPr="007B7870">
        <w:rPr>
          <w:rFonts w:ascii="宋体" w:hAnsi="宋体"/>
          <w:sz w:val="24"/>
        </w:rPr>
        <w:t>ftrl_proximal_lr</w:t>
      </w:r>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14:paraId="56030C7D" w14:textId="77777777" w:rsidR="00696CEC" w:rsidRPr="0072618E" w:rsidRDefault="0072618E" w:rsidP="0072618E">
      <w:pPr>
        <w:pStyle w:val="2"/>
        <w:spacing w:before="480" w:after="120" w:line="400" w:lineRule="exact"/>
        <w:rPr>
          <w:rFonts w:ascii="Times New Roman" w:eastAsia="黑体" w:hAnsi="Times New Roman"/>
          <w:b w:val="0"/>
          <w:sz w:val="28"/>
          <w:szCs w:val="28"/>
        </w:rPr>
      </w:pPr>
      <w:bookmarkStart w:id="241" w:name="_Toc475875980"/>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241"/>
    </w:p>
    <w:p w14:paraId="4E02E8B5" w14:textId="77777777"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先将用户感兴趣的微博文章通过特征工程转换为和原有的结构化特征形式一致的离散型数值特征，再和原有结构化特征结合形成新的组合特征，最后交给ftrl算法做预估。</w:t>
      </w:r>
    </w:p>
    <w:p w14:paraId="60A644AA" w14:textId="77777777" w:rsidR="00EF449A" w:rsidRDefault="00EF449A" w:rsidP="00696CEC">
      <w:pPr>
        <w:spacing w:line="400" w:lineRule="exact"/>
        <w:jc w:val="left"/>
        <w:rPr>
          <w:rFonts w:ascii="宋体" w:hAnsi="宋体"/>
          <w:sz w:val="24"/>
        </w:rPr>
      </w:pPr>
    </w:p>
    <w:p w14:paraId="65A51096" w14:textId="77777777" w:rsidR="00EF449A" w:rsidRDefault="00EF449A" w:rsidP="00696CEC">
      <w:pPr>
        <w:spacing w:line="400" w:lineRule="exact"/>
        <w:jc w:val="left"/>
        <w:rPr>
          <w:rFonts w:ascii="宋体" w:hAnsi="宋体"/>
          <w:sz w:val="24"/>
        </w:rPr>
      </w:pPr>
    </w:p>
    <w:p w14:paraId="087A3ABD" w14:textId="77777777" w:rsidR="00EF449A" w:rsidRDefault="00EF449A" w:rsidP="00696CEC">
      <w:pPr>
        <w:spacing w:line="400" w:lineRule="exact"/>
        <w:jc w:val="left"/>
        <w:rPr>
          <w:rFonts w:ascii="宋体" w:hAnsi="宋体"/>
          <w:sz w:val="24"/>
        </w:rPr>
      </w:pPr>
    </w:p>
    <w:p w14:paraId="542C1BE2" w14:textId="77777777" w:rsidR="00696CEC" w:rsidRDefault="00696CEC">
      <w:pPr>
        <w:widowControl/>
        <w:jc w:val="left"/>
        <w:rPr>
          <w:rFonts w:ascii="宋体" w:hAnsi="宋体"/>
          <w:sz w:val="24"/>
        </w:rPr>
      </w:pPr>
      <w:r>
        <w:rPr>
          <w:rFonts w:ascii="宋体" w:hAnsi="宋体"/>
          <w:sz w:val="24"/>
        </w:rPr>
        <w:br w:type="page"/>
      </w:r>
    </w:p>
    <w:p w14:paraId="3B3681EC" w14:textId="77777777" w:rsidR="00AE480C" w:rsidRPr="00125D87" w:rsidRDefault="00125D87" w:rsidP="00125D87">
      <w:pPr>
        <w:pStyle w:val="1"/>
        <w:jc w:val="center"/>
        <w:rPr>
          <w:rFonts w:ascii="黑体" w:eastAsia="黑体" w:hAnsi="黑体"/>
          <w:b w:val="0"/>
          <w:sz w:val="32"/>
          <w:szCs w:val="32"/>
        </w:rPr>
      </w:pPr>
      <w:bookmarkStart w:id="242" w:name="_Toc475875981"/>
      <w:r w:rsidRPr="00125D87">
        <w:rPr>
          <w:rFonts w:ascii="黑体" w:eastAsia="黑体" w:hAnsi="黑体" w:hint="eastAsia"/>
          <w:b w:val="0"/>
          <w:sz w:val="32"/>
          <w:szCs w:val="32"/>
        </w:rPr>
        <w:lastRenderedPageBreak/>
        <w:t>第六章 系统测试</w:t>
      </w:r>
      <w:bookmarkEnd w:id="242"/>
    </w:p>
    <w:p w14:paraId="352305E3" w14:textId="77777777" w:rsidR="00125D87" w:rsidRPr="0095409C" w:rsidRDefault="0095409C" w:rsidP="0095409C">
      <w:pPr>
        <w:pStyle w:val="2"/>
        <w:spacing w:before="480" w:after="120" w:line="400" w:lineRule="exact"/>
        <w:rPr>
          <w:rFonts w:ascii="Times New Roman" w:eastAsia="黑体" w:hAnsi="Times New Roman"/>
          <w:b w:val="0"/>
          <w:sz w:val="28"/>
          <w:szCs w:val="28"/>
        </w:rPr>
      </w:pPr>
      <w:bookmarkStart w:id="243" w:name="_Toc475875982"/>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243"/>
    </w:p>
    <w:p w14:paraId="1BA5B66D" w14:textId="77777777"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2FD3F469" wp14:editId="715436E9">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为了测试本文ctr预估方法的性能，分别设计了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14:paraId="3F5428B9" w14:textId="77777777" w:rsidR="00AE7A19" w:rsidRDefault="003C7EF8"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46CB6F85" wp14:editId="05822A4B">
            <wp:simplePos x="0" y="0"/>
            <wp:positionH relativeFrom="margin">
              <wp:align>center</wp:align>
            </wp:positionH>
            <wp:positionV relativeFrom="paragraph">
              <wp:posOffset>3234055</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51">
        <w:rPr>
          <w:rFonts w:ascii="宋体" w:hAnsi="宋体" w:hint="eastAsia"/>
          <w:sz w:val="24"/>
        </w:rPr>
        <w:t>其中实验一是直接用ftrl算法在用户的结构化特征数据上做训练和预测；实验二是用本文的方法将用户的微博行为数据通过特征工程转化为数值特征，再和用户原有的结构化特征结合生成新数据，在之基础上用ftrl做训练和预测。</w:t>
      </w:r>
      <w:r w:rsidR="007A78EA">
        <w:rPr>
          <w:rFonts w:ascii="宋体" w:hAnsi="宋体" w:hint="eastAsia"/>
          <w:sz w:val="24"/>
        </w:rPr>
        <w:t>实验结果如下图所示：</w:t>
      </w:r>
    </w:p>
    <w:p w14:paraId="1AAB12BB" w14:textId="77777777" w:rsidR="007A78EA" w:rsidRDefault="00536A43" w:rsidP="0095409C">
      <w:pPr>
        <w:spacing w:line="400" w:lineRule="exact"/>
        <w:rPr>
          <w:rFonts w:ascii="宋体" w:hAnsi="宋体"/>
          <w:sz w:val="24"/>
        </w:rPr>
      </w:pPr>
      <w:r>
        <w:rPr>
          <w:rFonts w:ascii="宋体" w:hAnsi="宋体" w:hint="eastAsia"/>
          <w:sz w:val="24"/>
        </w:rPr>
        <w:t>图中橙色线条表示用传统方法实验一的误差率，蓝色线条表示用本文的方法实验二的误差率。可以看出本文所介绍的方法能够显著地降低误差。</w:t>
      </w:r>
    </w:p>
    <w:p w14:paraId="2FFA5B63" w14:textId="77777777" w:rsidR="00125D87" w:rsidRPr="00581959" w:rsidRDefault="00536A43" w:rsidP="00581959">
      <w:pPr>
        <w:pStyle w:val="2"/>
        <w:spacing w:before="480" w:after="120" w:line="400" w:lineRule="exact"/>
        <w:rPr>
          <w:rFonts w:ascii="Times New Roman" w:eastAsia="黑体" w:hAnsi="Times New Roman"/>
          <w:b w:val="0"/>
          <w:sz w:val="28"/>
          <w:szCs w:val="28"/>
        </w:rPr>
      </w:pPr>
      <w:bookmarkStart w:id="244" w:name="_Toc475875983"/>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244"/>
    </w:p>
    <w:p w14:paraId="3290BB6F" w14:textId="77777777"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14:paraId="75735C53" w14:textId="77777777" w:rsidR="00AE7A19" w:rsidRDefault="00AE7A19" w:rsidP="00AE7A19">
      <w:pPr>
        <w:spacing w:line="400" w:lineRule="exact"/>
        <w:rPr>
          <w:rFonts w:ascii="宋体" w:hAnsi="宋体"/>
          <w:sz w:val="24"/>
        </w:rPr>
      </w:pPr>
    </w:p>
    <w:p w14:paraId="65A9D589" w14:textId="77777777" w:rsidR="00A04B87" w:rsidRDefault="00A04B87">
      <w:pPr>
        <w:widowControl/>
        <w:jc w:val="left"/>
        <w:rPr>
          <w:rFonts w:ascii="宋体" w:hAnsi="宋体"/>
          <w:sz w:val="24"/>
        </w:rPr>
      </w:pPr>
      <w:r>
        <w:rPr>
          <w:rFonts w:ascii="宋体" w:hAnsi="宋体"/>
          <w:sz w:val="24"/>
        </w:rPr>
        <w:br w:type="page"/>
      </w:r>
    </w:p>
    <w:p w14:paraId="3F71CC80" w14:textId="77777777" w:rsidR="00AE7A19" w:rsidRPr="00867308" w:rsidRDefault="00867308" w:rsidP="00867308">
      <w:pPr>
        <w:pStyle w:val="1"/>
        <w:jc w:val="center"/>
        <w:rPr>
          <w:rFonts w:ascii="黑体" w:eastAsia="黑体" w:hAnsi="黑体"/>
          <w:b w:val="0"/>
          <w:sz w:val="32"/>
          <w:szCs w:val="32"/>
        </w:rPr>
      </w:pPr>
      <w:bookmarkStart w:id="245" w:name="_Toc475875984"/>
      <w:r w:rsidRPr="00867308">
        <w:rPr>
          <w:rFonts w:ascii="黑体" w:eastAsia="黑体" w:hAnsi="黑体" w:hint="eastAsia"/>
          <w:b w:val="0"/>
          <w:sz w:val="32"/>
          <w:szCs w:val="32"/>
        </w:rPr>
        <w:lastRenderedPageBreak/>
        <w:t>第七章 总结与展望</w:t>
      </w:r>
      <w:bookmarkEnd w:id="245"/>
    </w:p>
    <w:p w14:paraId="0BBF1B47" w14:textId="77777777" w:rsidR="00867308" w:rsidRPr="00867308" w:rsidRDefault="00867308" w:rsidP="00867308">
      <w:pPr>
        <w:pStyle w:val="2"/>
        <w:spacing w:before="480" w:after="120" w:line="400" w:lineRule="exact"/>
        <w:rPr>
          <w:rFonts w:ascii="Times New Roman" w:eastAsia="黑体" w:hAnsi="Times New Roman"/>
          <w:b w:val="0"/>
          <w:sz w:val="28"/>
          <w:szCs w:val="28"/>
        </w:rPr>
      </w:pPr>
      <w:bookmarkStart w:id="246" w:name="_Toc475875985"/>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246"/>
    </w:p>
    <w:p w14:paraId="3D861EED" w14:textId="77777777"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微博行为记录的广告点击率预测方法，并实现了一个可商用的基于此种方法的在线广告点击预测系统。本文所用方法的重点是特征工程，即如何自动选取有用特征。为此首先将用户感兴趣的微博文章转换为数值向量，用这些向量和用户最终点击行为数据训练出一个迭代决策树GBDT模型，</w:t>
      </w:r>
      <w:r w:rsidR="00E869DA">
        <w:rPr>
          <w:rFonts w:ascii="宋体" w:hAnsi="宋体" w:hint="eastAsia"/>
          <w:sz w:val="24"/>
        </w:rPr>
        <w:t>再用此GBDT模型将连续的微博文章向量特征转换成和结构化特征形式一致的离散特征，实际上是使用了GBDT模型中每棵树不同的叶子序号作为特征。</w:t>
      </w:r>
    </w:p>
    <w:p w14:paraId="5D5D4369" w14:textId="77777777"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一个分布式大数据处理平台，其主要优势在于将大量计算任务分散到多台服务器上执行，即能够处理线上实时请求，也能够处理线下作业，同时有很好的扩展性和兼容性。</w:t>
      </w:r>
      <w:r w:rsidR="009B725D">
        <w:rPr>
          <w:rFonts w:ascii="宋体" w:hAnsi="宋体" w:hint="eastAsia"/>
          <w:sz w:val="24"/>
        </w:rPr>
        <w:t>经过二次开发也可用于处理其他类型的业务，具有很好的通用性。</w:t>
      </w:r>
    </w:p>
    <w:p w14:paraId="5DF000C3" w14:textId="77777777" w:rsidR="00110B80" w:rsidRPr="008A520D" w:rsidRDefault="00110B80" w:rsidP="008A520D">
      <w:pPr>
        <w:pStyle w:val="2"/>
        <w:spacing w:before="480" w:after="120" w:line="400" w:lineRule="exact"/>
        <w:rPr>
          <w:rFonts w:ascii="Times New Roman" w:eastAsia="黑体" w:hAnsi="Times New Roman"/>
          <w:b w:val="0"/>
          <w:sz w:val="28"/>
          <w:szCs w:val="28"/>
        </w:rPr>
      </w:pPr>
      <w:bookmarkStart w:id="247" w:name="_Toc475875986"/>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247"/>
    </w:p>
    <w:p w14:paraId="5B5A2F13" w14:textId="77777777"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用户微博的广告点击预测，其目的是通过用户微博浏览记录发现用户兴趣，从而更准确地投放广告。整个业务流程中，微博文章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14:paraId="2DCCDDDF" w14:textId="77777777"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r w:rsidR="00C56882">
        <w:rPr>
          <w:rFonts w:ascii="宋体" w:hAnsi="宋体" w:hint="eastAsia"/>
          <w:sz w:val="24"/>
        </w:rPr>
        <w:t>Ftrl除外），训练模型的过程需要线下完成。同时还要考虑加入用户权限管理功能，目前是完全开放的。最终目标是将其打造成一个功能完善的，支持多用户、多任务的综合大数据处理平台。</w:t>
      </w:r>
    </w:p>
    <w:p w14:paraId="2768720E" w14:textId="77777777" w:rsidR="00867308" w:rsidRPr="00AE480C" w:rsidRDefault="00867308" w:rsidP="00AE7A19">
      <w:pPr>
        <w:spacing w:line="400" w:lineRule="exact"/>
        <w:rPr>
          <w:rFonts w:ascii="宋体" w:hAnsi="宋体"/>
          <w:sz w:val="24"/>
        </w:rPr>
      </w:pPr>
    </w:p>
    <w:p w14:paraId="6CEC45D8" w14:textId="77777777" w:rsidR="00AE480C" w:rsidRDefault="00AE480C">
      <w:pPr>
        <w:widowControl/>
        <w:jc w:val="left"/>
      </w:pPr>
      <w:r>
        <w:br w:type="page"/>
      </w:r>
    </w:p>
    <w:p w14:paraId="3F40699A" w14:textId="77777777" w:rsidR="007D3537" w:rsidRPr="00F61750" w:rsidRDefault="00F61750" w:rsidP="00F61750">
      <w:pPr>
        <w:pStyle w:val="1"/>
        <w:jc w:val="center"/>
        <w:rPr>
          <w:rFonts w:ascii="黑体" w:eastAsia="黑体" w:hAnsi="黑体"/>
          <w:b w:val="0"/>
          <w:sz w:val="32"/>
          <w:szCs w:val="32"/>
        </w:rPr>
      </w:pPr>
      <w:bookmarkStart w:id="248" w:name="_Toc475875987"/>
      <w:r w:rsidRPr="00F61750">
        <w:rPr>
          <w:rFonts w:ascii="黑体" w:eastAsia="黑体" w:hAnsi="黑体" w:hint="eastAsia"/>
          <w:b w:val="0"/>
          <w:sz w:val="32"/>
          <w:szCs w:val="32"/>
        </w:rPr>
        <w:lastRenderedPageBreak/>
        <w:t>参考文献</w:t>
      </w:r>
      <w:bookmarkEnd w:id="248"/>
    </w:p>
    <w:p w14:paraId="252015C9" w14:textId="77777777" w:rsidR="003448FE" w:rsidRDefault="003448FE" w:rsidP="003B12BA">
      <w:pPr>
        <w:pStyle w:val="af1"/>
        <w:numPr>
          <w:ilvl w:val="0"/>
          <w:numId w:val="9"/>
        </w:numPr>
        <w:spacing w:before="60" w:line="320" w:lineRule="exact"/>
        <w:ind w:firstLineChars="0"/>
        <w:rPr>
          <w:szCs w:val="21"/>
        </w:rPr>
      </w:pPr>
      <w:bookmarkStart w:id="249"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2" w:history="1">
        <w:r w:rsidRPr="007E6838">
          <w:rPr>
            <w:rStyle w:val="af2"/>
            <w:szCs w:val="21"/>
          </w:rPr>
          <w:t>http://www.cnnic.net.cn/</w:t>
        </w:r>
      </w:hyperlink>
      <w:bookmarkEnd w:id="249"/>
    </w:p>
    <w:p w14:paraId="5AF07584" w14:textId="77777777" w:rsidR="003448FE" w:rsidRDefault="003448FE" w:rsidP="003B12BA">
      <w:pPr>
        <w:pStyle w:val="af1"/>
        <w:numPr>
          <w:ilvl w:val="0"/>
          <w:numId w:val="9"/>
        </w:numPr>
        <w:spacing w:before="60" w:line="320" w:lineRule="exact"/>
        <w:ind w:firstLineChars="0"/>
        <w:rPr>
          <w:szCs w:val="21"/>
        </w:rPr>
      </w:pPr>
      <w:bookmarkStart w:id="250" w:name="_Ref469004361"/>
      <w:r>
        <w:rPr>
          <w:rFonts w:hint="eastAsia"/>
          <w:szCs w:val="21"/>
        </w:rPr>
        <w:t>新浪财经频道</w:t>
      </w:r>
      <w:r>
        <w:rPr>
          <w:rFonts w:hint="eastAsia"/>
          <w:szCs w:val="21"/>
        </w:rPr>
        <w:t xml:space="preserve"> </w:t>
      </w:r>
      <w:hyperlink r:id="rId53" w:history="1">
        <w:r w:rsidRPr="007E6838">
          <w:rPr>
            <w:rStyle w:val="af2"/>
            <w:szCs w:val="21"/>
          </w:rPr>
          <w:t>http://finance.sina.com.cn/roll/2016-11-12/doc-ifxxsfip4572557.shtml</w:t>
        </w:r>
      </w:hyperlink>
      <w:bookmarkEnd w:id="250"/>
    </w:p>
    <w:p w14:paraId="55D93D51" w14:textId="77777777" w:rsidR="003448FE" w:rsidRDefault="00B90A73" w:rsidP="003B12BA">
      <w:pPr>
        <w:pStyle w:val="af1"/>
        <w:numPr>
          <w:ilvl w:val="0"/>
          <w:numId w:val="9"/>
        </w:numPr>
        <w:spacing w:before="60" w:line="320" w:lineRule="exact"/>
        <w:ind w:firstLineChars="0"/>
        <w:rPr>
          <w:szCs w:val="21"/>
        </w:rPr>
      </w:pPr>
      <w:bookmarkStart w:id="251"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251"/>
    </w:p>
    <w:p w14:paraId="0A1229A4" w14:textId="77777777"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14:paraId="75D42A8D" w14:textId="77777777" w:rsidR="00AC32D0" w:rsidRDefault="00AC32D0" w:rsidP="003B12BA">
      <w:pPr>
        <w:pStyle w:val="af1"/>
        <w:numPr>
          <w:ilvl w:val="0"/>
          <w:numId w:val="9"/>
        </w:numPr>
        <w:spacing w:before="60" w:line="320" w:lineRule="exact"/>
        <w:ind w:firstLineChars="0"/>
        <w:rPr>
          <w:szCs w:val="21"/>
        </w:rPr>
      </w:pPr>
      <w:bookmarkStart w:id="252"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252"/>
    </w:p>
    <w:p w14:paraId="67716958" w14:textId="77777777" w:rsidR="00AC32D0" w:rsidRDefault="00AC32D0" w:rsidP="003B12BA">
      <w:pPr>
        <w:pStyle w:val="af1"/>
        <w:numPr>
          <w:ilvl w:val="0"/>
          <w:numId w:val="9"/>
        </w:numPr>
        <w:spacing w:before="60" w:line="320" w:lineRule="exact"/>
        <w:ind w:firstLineChars="0"/>
        <w:rPr>
          <w:szCs w:val="21"/>
        </w:rPr>
      </w:pPr>
      <w:bookmarkStart w:id="253"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253"/>
    </w:p>
    <w:p w14:paraId="04E33435" w14:textId="77777777" w:rsidR="00506BAD" w:rsidRDefault="003464E9" w:rsidP="003B12BA">
      <w:pPr>
        <w:pStyle w:val="af1"/>
        <w:numPr>
          <w:ilvl w:val="0"/>
          <w:numId w:val="9"/>
        </w:numPr>
        <w:spacing w:before="60" w:line="320" w:lineRule="exact"/>
        <w:ind w:firstLineChars="0"/>
        <w:rPr>
          <w:szCs w:val="21"/>
        </w:rPr>
      </w:pPr>
      <w:bookmarkStart w:id="254"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254"/>
    </w:p>
    <w:p w14:paraId="1B568390" w14:textId="77777777" w:rsidR="00E0430A" w:rsidRDefault="00E0430A" w:rsidP="003B12BA">
      <w:pPr>
        <w:pStyle w:val="af1"/>
        <w:numPr>
          <w:ilvl w:val="0"/>
          <w:numId w:val="9"/>
        </w:numPr>
        <w:spacing w:before="60" w:line="320" w:lineRule="exact"/>
        <w:ind w:firstLineChars="0"/>
        <w:rPr>
          <w:szCs w:val="21"/>
        </w:rPr>
      </w:pPr>
      <w:bookmarkStart w:id="255"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255"/>
    </w:p>
    <w:p w14:paraId="6101E887" w14:textId="77777777" w:rsidR="003700AF" w:rsidRDefault="003700AF" w:rsidP="003B12BA">
      <w:pPr>
        <w:pStyle w:val="af1"/>
        <w:numPr>
          <w:ilvl w:val="0"/>
          <w:numId w:val="9"/>
        </w:numPr>
        <w:spacing w:before="60" w:line="320" w:lineRule="exact"/>
        <w:ind w:firstLineChars="0"/>
        <w:rPr>
          <w:szCs w:val="21"/>
        </w:rPr>
      </w:pPr>
      <w:bookmarkStart w:id="256"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256"/>
    </w:p>
    <w:p w14:paraId="21426C3F" w14:textId="77777777"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14:paraId="0C3F6144" w14:textId="77777777" w:rsidR="006F443D" w:rsidRDefault="006F443D" w:rsidP="003B12BA">
      <w:pPr>
        <w:pStyle w:val="af1"/>
        <w:numPr>
          <w:ilvl w:val="0"/>
          <w:numId w:val="9"/>
        </w:numPr>
        <w:spacing w:before="60" w:line="320" w:lineRule="exact"/>
        <w:ind w:firstLineChars="0"/>
        <w:rPr>
          <w:szCs w:val="21"/>
        </w:rPr>
      </w:pPr>
      <w:bookmarkStart w:id="257"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257"/>
    </w:p>
    <w:p w14:paraId="76831FE7" w14:textId="77777777" w:rsidR="00ED13F9" w:rsidRDefault="00ED13F9" w:rsidP="003B12BA">
      <w:pPr>
        <w:pStyle w:val="af1"/>
        <w:numPr>
          <w:ilvl w:val="0"/>
          <w:numId w:val="9"/>
        </w:numPr>
        <w:spacing w:before="60" w:line="320" w:lineRule="exact"/>
        <w:ind w:firstLineChars="0"/>
        <w:rPr>
          <w:szCs w:val="21"/>
        </w:rPr>
      </w:pPr>
      <w:bookmarkStart w:id="258"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258"/>
    </w:p>
    <w:p w14:paraId="1F6BD595" w14:textId="77777777" w:rsidR="00D17193" w:rsidRDefault="00D17193" w:rsidP="003B12BA">
      <w:pPr>
        <w:pStyle w:val="af1"/>
        <w:numPr>
          <w:ilvl w:val="0"/>
          <w:numId w:val="9"/>
        </w:numPr>
        <w:spacing w:before="60" w:line="320" w:lineRule="exact"/>
        <w:ind w:firstLineChars="0"/>
        <w:rPr>
          <w:szCs w:val="21"/>
        </w:rPr>
      </w:pPr>
      <w:bookmarkStart w:id="259"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259"/>
    </w:p>
    <w:p w14:paraId="06ED87EE" w14:textId="77777777" w:rsidR="006B76D5" w:rsidRDefault="006B76D5" w:rsidP="003B12BA">
      <w:pPr>
        <w:pStyle w:val="af1"/>
        <w:numPr>
          <w:ilvl w:val="0"/>
          <w:numId w:val="9"/>
        </w:numPr>
        <w:spacing w:before="60" w:line="320" w:lineRule="exact"/>
        <w:ind w:firstLineChars="0"/>
        <w:rPr>
          <w:szCs w:val="21"/>
        </w:rPr>
      </w:pPr>
      <w:bookmarkStart w:id="260"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4" w:history="1">
        <w:r w:rsidR="00417CBC" w:rsidRPr="00207A7F">
          <w:rPr>
            <w:rStyle w:val="af2"/>
            <w:szCs w:val="21"/>
          </w:rPr>
          <w:t>http://www.cbdio.com/BigData/2015-08/27/content_3750170.htm</w:t>
        </w:r>
      </w:hyperlink>
      <w:bookmarkEnd w:id="260"/>
    </w:p>
    <w:p w14:paraId="61845DEC" w14:textId="77777777" w:rsidR="00417CBC" w:rsidRDefault="00ED3442" w:rsidP="00ED3442">
      <w:pPr>
        <w:pStyle w:val="af1"/>
        <w:numPr>
          <w:ilvl w:val="0"/>
          <w:numId w:val="9"/>
        </w:numPr>
        <w:spacing w:before="60" w:line="320" w:lineRule="exact"/>
        <w:ind w:firstLineChars="0"/>
        <w:rPr>
          <w:szCs w:val="21"/>
        </w:rPr>
      </w:pPr>
      <w:bookmarkStart w:id="261" w:name="_Ref471353175"/>
      <w:r w:rsidRPr="00ED3442">
        <w:rPr>
          <w:szCs w:val="21"/>
        </w:rPr>
        <w:t>He, Xinran, et al. "Practical lessons from predicting clicks on ads at facebook." Proceedings of the Eighth International Workshop on Data Mining for Online Advertising. ACM, 2014.</w:t>
      </w:r>
      <w:bookmarkEnd w:id="261"/>
    </w:p>
    <w:bookmarkStart w:id="262" w:name="_Ref469187087"/>
    <w:p w14:paraId="2E1403DF" w14:textId="77777777"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262"/>
      <w:r>
        <w:rPr>
          <w:szCs w:val="21"/>
        </w:rPr>
        <w:fldChar w:fldCharType="end"/>
      </w:r>
    </w:p>
    <w:p w14:paraId="50E55362" w14:textId="77777777" w:rsidR="00A42A82" w:rsidRDefault="00A42A82" w:rsidP="003B12BA">
      <w:pPr>
        <w:pStyle w:val="af1"/>
        <w:numPr>
          <w:ilvl w:val="0"/>
          <w:numId w:val="9"/>
        </w:numPr>
        <w:spacing w:before="60" w:line="320" w:lineRule="exact"/>
        <w:ind w:firstLineChars="0"/>
        <w:rPr>
          <w:szCs w:val="21"/>
        </w:rPr>
      </w:pPr>
      <w:bookmarkStart w:id="263" w:name="_Ref469266672"/>
      <w:r w:rsidRPr="00A42A82">
        <w:rPr>
          <w:szCs w:val="21"/>
        </w:rPr>
        <w:t>Cox, DR. "The regression analysis of binary sequences (with discussion)". J Roy Stat Soc B. 20, 1958: 215–242.</w:t>
      </w:r>
      <w:bookmarkEnd w:id="263"/>
    </w:p>
    <w:p w14:paraId="08BCBA7C" w14:textId="77777777" w:rsidR="00A42A82" w:rsidRDefault="00A42A82" w:rsidP="003B12BA">
      <w:pPr>
        <w:pStyle w:val="af1"/>
        <w:numPr>
          <w:ilvl w:val="0"/>
          <w:numId w:val="9"/>
        </w:numPr>
        <w:spacing w:before="60" w:line="320" w:lineRule="exact"/>
        <w:ind w:firstLineChars="0"/>
        <w:rPr>
          <w:szCs w:val="21"/>
        </w:rPr>
      </w:pPr>
      <w:bookmarkStart w:id="264" w:name="_Ref469266673"/>
      <w:r w:rsidRPr="00A42A82">
        <w:rPr>
          <w:szCs w:val="21"/>
        </w:rPr>
        <w:t>Walker SH, Duncan DB. "Estimation of the probability of an event as a function of several independent variables". Biometrika. 54, 1967: 167–178.</w:t>
      </w:r>
      <w:bookmarkEnd w:id="264"/>
    </w:p>
    <w:p w14:paraId="4B4ADF65" w14:textId="77777777" w:rsidR="009B2B38" w:rsidRDefault="00D62F86" w:rsidP="009B2B38">
      <w:pPr>
        <w:pStyle w:val="af1"/>
        <w:numPr>
          <w:ilvl w:val="0"/>
          <w:numId w:val="9"/>
        </w:numPr>
        <w:spacing w:before="60" w:line="320" w:lineRule="exact"/>
        <w:ind w:firstLineChars="0"/>
        <w:rPr>
          <w:szCs w:val="21"/>
        </w:rPr>
      </w:pPr>
      <w:hyperlink r:id="rId55" w:anchor="Logistic_function.2C_odds.2C_odds_ratio.2C_and_logit" w:history="1">
        <w:bookmarkStart w:id="265" w:name="_Ref469432513"/>
        <w:r w:rsidR="009B2B38" w:rsidRPr="003A210C">
          <w:rPr>
            <w:rStyle w:val="af2"/>
            <w:szCs w:val="21"/>
          </w:rPr>
          <w:t>https://en.wikipedia.org/wiki/Logistic_regression#Logistic_function.2C_odds.2C_odds_ratio.2C_and_logit</w:t>
        </w:r>
        <w:bookmarkEnd w:id="265"/>
      </w:hyperlink>
    </w:p>
    <w:p w14:paraId="1268EFF3" w14:textId="77777777" w:rsidR="009B2B38" w:rsidRDefault="009B2B38" w:rsidP="009B2B38">
      <w:pPr>
        <w:pStyle w:val="af1"/>
        <w:numPr>
          <w:ilvl w:val="0"/>
          <w:numId w:val="9"/>
        </w:numPr>
        <w:spacing w:before="60" w:line="320" w:lineRule="exact"/>
        <w:ind w:firstLineChars="0"/>
        <w:rPr>
          <w:szCs w:val="21"/>
        </w:rPr>
      </w:pPr>
      <w:bookmarkStart w:id="266" w:name="_Ref469432529"/>
      <w:r w:rsidRPr="009B2B38">
        <w:rPr>
          <w:szCs w:val="21"/>
        </w:rPr>
        <w:t>Hosmer, David W.; Lemeshow, Stanley. Applied Logistic Regression (2nd ed.). Wiley. ISBN 0-471-35632-8, 2000</w:t>
      </w:r>
      <w:bookmarkEnd w:id="266"/>
    </w:p>
    <w:p w14:paraId="5EC9F0FA" w14:textId="77777777" w:rsidR="00236E88" w:rsidRDefault="00236E88" w:rsidP="00236E88">
      <w:pPr>
        <w:pStyle w:val="af1"/>
        <w:numPr>
          <w:ilvl w:val="0"/>
          <w:numId w:val="9"/>
        </w:numPr>
        <w:spacing w:before="60" w:line="320" w:lineRule="exact"/>
        <w:ind w:firstLineChars="0"/>
        <w:rPr>
          <w:szCs w:val="21"/>
        </w:rPr>
      </w:pPr>
      <w:bookmarkStart w:id="267" w:name="_Ref469608278"/>
      <w:r>
        <w:rPr>
          <w:szCs w:val="21"/>
        </w:rPr>
        <w:t>Everitt, Brian</w:t>
      </w:r>
      <w:r w:rsidRPr="00236E88">
        <w:rPr>
          <w:szCs w:val="21"/>
        </w:rPr>
        <w:t>. The Cambridge Dictionary of Statistics. Cambridge, UK New Y</w:t>
      </w:r>
      <w:r>
        <w:rPr>
          <w:szCs w:val="21"/>
        </w:rPr>
        <w:t>ork: Cambridge University Press, 1998</w:t>
      </w:r>
      <w:bookmarkEnd w:id="267"/>
    </w:p>
    <w:p w14:paraId="042E8D67" w14:textId="77777777" w:rsidR="00DA2954" w:rsidRDefault="00DA2954" w:rsidP="00DA2954">
      <w:pPr>
        <w:pStyle w:val="af1"/>
        <w:numPr>
          <w:ilvl w:val="0"/>
          <w:numId w:val="9"/>
        </w:numPr>
        <w:spacing w:before="60" w:line="320" w:lineRule="exact"/>
        <w:ind w:firstLineChars="0"/>
        <w:rPr>
          <w:szCs w:val="21"/>
        </w:rPr>
      </w:pPr>
      <w:bookmarkStart w:id="268" w:name="_Ref469608991"/>
      <w:r w:rsidRPr="00DA2954">
        <w:rPr>
          <w:szCs w:val="21"/>
        </w:rPr>
        <w:t>Tjalling J. Ypma, Historical development of the Newton-Raphson method, SIAM Review 37 (4), 531–551, 1995.</w:t>
      </w:r>
      <w:bookmarkEnd w:id="268"/>
    </w:p>
    <w:p w14:paraId="08F34F16" w14:textId="77777777" w:rsidR="000B081B" w:rsidRDefault="000B081B" w:rsidP="000B081B">
      <w:pPr>
        <w:pStyle w:val="af1"/>
        <w:numPr>
          <w:ilvl w:val="0"/>
          <w:numId w:val="9"/>
        </w:numPr>
        <w:spacing w:before="60" w:line="320" w:lineRule="exact"/>
        <w:ind w:firstLineChars="0"/>
        <w:rPr>
          <w:szCs w:val="21"/>
        </w:rPr>
      </w:pPr>
      <w:bookmarkStart w:id="269"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269"/>
    </w:p>
    <w:p w14:paraId="792DA7FA" w14:textId="77777777" w:rsidR="008445F2" w:rsidRDefault="008445F2" w:rsidP="008445F2">
      <w:pPr>
        <w:pStyle w:val="af1"/>
        <w:numPr>
          <w:ilvl w:val="0"/>
          <w:numId w:val="9"/>
        </w:numPr>
        <w:spacing w:before="60" w:line="320" w:lineRule="exact"/>
        <w:ind w:firstLineChars="0"/>
        <w:rPr>
          <w:szCs w:val="21"/>
        </w:rPr>
      </w:pPr>
      <w:bookmarkStart w:id="270"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270"/>
    </w:p>
    <w:p w14:paraId="6792095E" w14:textId="77777777" w:rsidR="00534494" w:rsidRDefault="00534494" w:rsidP="00534494">
      <w:pPr>
        <w:pStyle w:val="af1"/>
        <w:numPr>
          <w:ilvl w:val="0"/>
          <w:numId w:val="9"/>
        </w:numPr>
        <w:spacing w:before="60" w:line="320" w:lineRule="exact"/>
        <w:ind w:firstLineChars="0"/>
        <w:rPr>
          <w:szCs w:val="21"/>
        </w:rPr>
      </w:pPr>
      <w:bookmarkStart w:id="271"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271"/>
    </w:p>
    <w:p w14:paraId="687E5C8C" w14:textId="77777777" w:rsidR="005D58A3" w:rsidRDefault="005D58A3" w:rsidP="005D58A3">
      <w:pPr>
        <w:pStyle w:val="af1"/>
        <w:numPr>
          <w:ilvl w:val="0"/>
          <w:numId w:val="9"/>
        </w:numPr>
        <w:spacing w:before="60" w:line="320" w:lineRule="exact"/>
        <w:ind w:firstLineChars="0"/>
        <w:rPr>
          <w:szCs w:val="21"/>
        </w:rPr>
      </w:pPr>
      <w:bookmarkStart w:id="272" w:name="_Ref469787430"/>
      <w:r w:rsidRPr="005D58A3">
        <w:rPr>
          <w:szCs w:val="21"/>
        </w:rPr>
        <w:t>L. Xiao. Dual averaging method for regularized stochastic learning and online optimization. In NIPS, 2009</w:t>
      </w:r>
      <w:bookmarkEnd w:id="272"/>
    </w:p>
    <w:p w14:paraId="52B15B4C" w14:textId="77777777"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14:paraId="790856C9" w14:textId="77777777" w:rsidR="006770C5" w:rsidRDefault="006770C5" w:rsidP="006770C5">
      <w:pPr>
        <w:pStyle w:val="af1"/>
        <w:numPr>
          <w:ilvl w:val="0"/>
          <w:numId w:val="9"/>
        </w:numPr>
        <w:spacing w:before="60" w:line="320" w:lineRule="exact"/>
        <w:ind w:firstLineChars="0"/>
        <w:rPr>
          <w:szCs w:val="21"/>
        </w:rPr>
      </w:pPr>
      <w:bookmarkStart w:id="273"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273"/>
    </w:p>
    <w:p w14:paraId="4FF6579A" w14:textId="77777777"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14:paraId="388B8F14" w14:textId="77777777"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14:paraId="5CFCCDD4" w14:textId="77777777" w:rsidR="00B14BF3" w:rsidRDefault="00B14BF3" w:rsidP="00B14BF3">
      <w:pPr>
        <w:pStyle w:val="af1"/>
        <w:numPr>
          <w:ilvl w:val="0"/>
          <w:numId w:val="9"/>
        </w:numPr>
        <w:spacing w:before="60" w:line="320" w:lineRule="exact"/>
        <w:ind w:firstLineChars="0"/>
        <w:rPr>
          <w:szCs w:val="21"/>
        </w:rPr>
      </w:pPr>
      <w:bookmarkStart w:id="274"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274"/>
    </w:p>
    <w:p w14:paraId="69711681" w14:textId="77777777" w:rsidR="001265A4" w:rsidRDefault="001265A4" w:rsidP="001265A4">
      <w:pPr>
        <w:pStyle w:val="af1"/>
        <w:numPr>
          <w:ilvl w:val="0"/>
          <w:numId w:val="9"/>
        </w:numPr>
        <w:spacing w:before="60" w:line="320" w:lineRule="exact"/>
        <w:ind w:firstLineChars="0"/>
        <w:rPr>
          <w:szCs w:val="21"/>
        </w:rPr>
      </w:pPr>
      <w:bookmarkStart w:id="275" w:name="_Ref470401758"/>
      <w:r w:rsidRPr="001265A4">
        <w:rPr>
          <w:szCs w:val="21"/>
        </w:rPr>
        <w:t>Rakowski, Krzysztof. Learning Apache Thrift. Packt Publishing Ltd, 2015.</w:t>
      </w:r>
      <w:bookmarkEnd w:id="275"/>
    </w:p>
    <w:p w14:paraId="3279408F" w14:textId="77777777" w:rsidR="009135ED" w:rsidRDefault="009135ED" w:rsidP="009135ED">
      <w:pPr>
        <w:pStyle w:val="af1"/>
        <w:numPr>
          <w:ilvl w:val="0"/>
          <w:numId w:val="9"/>
        </w:numPr>
        <w:spacing w:before="60" w:line="320" w:lineRule="exact"/>
        <w:ind w:firstLineChars="0"/>
        <w:rPr>
          <w:szCs w:val="21"/>
        </w:rPr>
      </w:pPr>
      <w:bookmarkStart w:id="276" w:name="_Ref470403638"/>
      <w:r w:rsidRPr="009135ED">
        <w:rPr>
          <w:szCs w:val="21"/>
        </w:rPr>
        <w:t>Ghemawat, Sanjay, Howard Gobioff, and Shun-Tak Leung. "The Google file system." ACM SIGOPS operating systems review. Vol. 37. No. 5. ACM, 2003.</w:t>
      </w:r>
      <w:bookmarkEnd w:id="276"/>
    </w:p>
    <w:p w14:paraId="70AE84CA" w14:textId="77777777" w:rsidR="007345A9" w:rsidRDefault="007345A9" w:rsidP="007345A9">
      <w:pPr>
        <w:pStyle w:val="af1"/>
        <w:numPr>
          <w:ilvl w:val="0"/>
          <w:numId w:val="9"/>
        </w:numPr>
        <w:spacing w:before="60" w:line="320" w:lineRule="exact"/>
        <w:ind w:firstLineChars="0"/>
        <w:rPr>
          <w:szCs w:val="21"/>
        </w:rPr>
      </w:pPr>
      <w:bookmarkStart w:id="277" w:name="_Ref470403762"/>
      <w:r w:rsidRPr="007345A9">
        <w:rPr>
          <w:szCs w:val="21"/>
        </w:rPr>
        <w:t>Dean, Jeffrey, and Sanjay Ghemawat. "MapReduce: simplified data processing on large clusters." Communications of the ACM 51.1 (2008): 107-113.</w:t>
      </w:r>
      <w:bookmarkEnd w:id="277"/>
    </w:p>
    <w:p w14:paraId="7229273A" w14:textId="77777777" w:rsidR="0086028D" w:rsidRDefault="0086028D" w:rsidP="0086028D">
      <w:pPr>
        <w:pStyle w:val="af1"/>
        <w:numPr>
          <w:ilvl w:val="0"/>
          <w:numId w:val="9"/>
        </w:numPr>
        <w:spacing w:before="60" w:line="320" w:lineRule="exact"/>
        <w:ind w:firstLineChars="0"/>
        <w:rPr>
          <w:szCs w:val="21"/>
        </w:rPr>
      </w:pPr>
      <w:bookmarkStart w:id="278" w:name="_Ref470404047"/>
      <w:r w:rsidRPr="0086028D">
        <w:rPr>
          <w:szCs w:val="21"/>
        </w:rPr>
        <w:t>Chang, Fay, et al. "Bigtable: A distributed storage system for structured data." ACM Transactions on Computer Systems (TOCS) 26.2 (2008): 4.</w:t>
      </w:r>
      <w:bookmarkEnd w:id="278"/>
    </w:p>
    <w:p w14:paraId="2FD2C100" w14:textId="77777777" w:rsidR="007A0FE8" w:rsidRDefault="007A0FE8" w:rsidP="007A0FE8">
      <w:pPr>
        <w:pStyle w:val="af1"/>
        <w:numPr>
          <w:ilvl w:val="0"/>
          <w:numId w:val="9"/>
        </w:numPr>
        <w:spacing w:before="60" w:line="320" w:lineRule="exact"/>
        <w:ind w:firstLineChars="0"/>
        <w:rPr>
          <w:szCs w:val="21"/>
        </w:rPr>
      </w:pPr>
      <w:bookmarkStart w:id="279" w:name="_Ref471490150"/>
      <w:r w:rsidRPr="007A0FE8">
        <w:rPr>
          <w:szCs w:val="21"/>
        </w:rPr>
        <w:t>Mihalcea, Rada, and Paul Tarau. "TextRank: Bringing order into texts." Association for Computational Linguistics, 2004.</w:t>
      </w:r>
      <w:bookmarkEnd w:id="279"/>
    </w:p>
    <w:bookmarkStart w:id="280" w:name="_Ref471491382"/>
    <w:p w14:paraId="4342EA40" w14:textId="77777777"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280"/>
      <w:r>
        <w:rPr>
          <w:szCs w:val="21"/>
        </w:rPr>
        <w:fldChar w:fldCharType="end"/>
      </w:r>
    </w:p>
    <w:p w14:paraId="79217D80" w14:textId="77777777" w:rsidR="0085729C" w:rsidRDefault="0085729C" w:rsidP="0085729C">
      <w:pPr>
        <w:pStyle w:val="af1"/>
        <w:numPr>
          <w:ilvl w:val="0"/>
          <w:numId w:val="9"/>
        </w:numPr>
        <w:spacing w:before="60" w:line="320" w:lineRule="exact"/>
        <w:ind w:firstLineChars="0"/>
        <w:rPr>
          <w:szCs w:val="21"/>
        </w:rPr>
      </w:pPr>
      <w:bookmarkStart w:id="281" w:name="_Ref474264171"/>
      <w:r w:rsidRPr="0085729C">
        <w:rPr>
          <w:szCs w:val="21"/>
        </w:rPr>
        <w:t>Mikolov, Tomas, et al. "Efficient estimation of word representations in vector space." arXiv preprint arXiv:1301.3781 (2013).</w:t>
      </w:r>
      <w:bookmarkEnd w:id="281"/>
    </w:p>
    <w:p w14:paraId="14D8990E" w14:textId="77777777" w:rsidR="00BE6C98" w:rsidRPr="00784C7E" w:rsidRDefault="00252958" w:rsidP="00784C7E">
      <w:pPr>
        <w:pStyle w:val="af1"/>
        <w:numPr>
          <w:ilvl w:val="0"/>
          <w:numId w:val="9"/>
        </w:numPr>
        <w:spacing w:before="60" w:line="320" w:lineRule="exact"/>
        <w:ind w:firstLineChars="0"/>
        <w:rPr>
          <w:szCs w:val="21"/>
        </w:rPr>
      </w:pPr>
      <w:bookmarkStart w:id="282" w:name="_Ref474876158"/>
      <w:r w:rsidRPr="00252958">
        <w:rPr>
          <w:szCs w:val="21"/>
        </w:rPr>
        <w:t>https://github.com/bingzhengwei/ftrl_proximal_lr</w:t>
      </w:r>
      <w:bookmarkEnd w:id="282"/>
    </w:p>
    <w:p w14:paraId="547463CF" w14:textId="77777777" w:rsidR="003545F7" w:rsidRDefault="003545F7" w:rsidP="00CA604C">
      <w:pPr>
        <w:spacing w:before="60" w:line="320" w:lineRule="exact"/>
        <w:ind w:left="349" w:hangingChars="166" w:hanging="349"/>
        <w:rPr>
          <w:szCs w:val="21"/>
        </w:rPr>
      </w:pPr>
      <w:r>
        <w:rPr>
          <w:szCs w:val="21"/>
        </w:rPr>
        <w:br w:type="page"/>
      </w:r>
    </w:p>
    <w:p w14:paraId="1025DF1C" w14:textId="77777777" w:rsidR="003545F7" w:rsidRPr="003545F7" w:rsidRDefault="003545F7" w:rsidP="003545F7">
      <w:pPr>
        <w:pStyle w:val="1"/>
        <w:jc w:val="center"/>
        <w:rPr>
          <w:rFonts w:ascii="黑体" w:eastAsia="黑体" w:hAnsi="黑体"/>
          <w:b w:val="0"/>
          <w:sz w:val="32"/>
          <w:szCs w:val="32"/>
        </w:rPr>
      </w:pPr>
      <w:bookmarkStart w:id="283" w:name="_Toc475875988"/>
      <w:r w:rsidRPr="003545F7">
        <w:rPr>
          <w:rFonts w:ascii="黑体" w:eastAsia="黑体" w:hAnsi="黑体" w:hint="eastAsia"/>
          <w:b w:val="0"/>
          <w:sz w:val="32"/>
          <w:szCs w:val="32"/>
        </w:rPr>
        <w:lastRenderedPageBreak/>
        <w:t>致谢</w:t>
      </w:r>
      <w:bookmarkEnd w:id="283"/>
    </w:p>
    <w:p w14:paraId="17ECDFA9" w14:textId="77777777"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754D097E" w14:textId="77777777" w:rsidR="00342D7D" w:rsidRDefault="00342D7D" w:rsidP="00891A8F">
      <w:pPr>
        <w:spacing w:line="400" w:lineRule="exact"/>
        <w:ind w:firstLineChars="177" w:firstLine="425"/>
        <w:rPr>
          <w:rFonts w:ascii="宋体" w:hAnsi="宋体"/>
          <w:sz w:val="24"/>
        </w:rPr>
      </w:pPr>
      <w:r>
        <w:rPr>
          <w:rFonts w:ascii="宋体" w:hAnsi="宋体"/>
          <w:sz w:val="24"/>
        </w:rPr>
        <w:t>……</w:t>
      </w:r>
    </w:p>
    <w:p w14:paraId="27722255" w14:textId="77777777"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14:paraId="609BDE95" w14:textId="77777777" w:rsidR="003545F7" w:rsidRDefault="003545F7" w:rsidP="00342D7D">
      <w:pPr>
        <w:spacing w:line="400" w:lineRule="exact"/>
        <w:ind w:firstLineChars="177" w:firstLine="372"/>
        <w:rPr>
          <w:szCs w:val="21"/>
        </w:rPr>
      </w:pPr>
      <w:r>
        <w:rPr>
          <w:szCs w:val="21"/>
        </w:rPr>
        <w:br w:type="page"/>
      </w:r>
    </w:p>
    <w:p w14:paraId="56B6F3D0" w14:textId="77777777" w:rsidR="00F24EF5" w:rsidRPr="003545F7" w:rsidRDefault="00891A8F" w:rsidP="003545F7">
      <w:pPr>
        <w:pStyle w:val="1"/>
        <w:jc w:val="center"/>
        <w:rPr>
          <w:rFonts w:ascii="黑体" w:eastAsia="黑体" w:hAnsi="黑体"/>
          <w:b w:val="0"/>
          <w:sz w:val="32"/>
          <w:szCs w:val="32"/>
        </w:rPr>
      </w:pPr>
      <w:bookmarkStart w:id="284" w:name="_Toc475875989"/>
      <w:r w:rsidRPr="00891A8F">
        <w:rPr>
          <w:rFonts w:ascii="黑体" w:eastAsia="黑体" w:hAnsi="黑体" w:hint="eastAsia"/>
          <w:b w:val="0"/>
          <w:sz w:val="32"/>
          <w:szCs w:val="32"/>
        </w:rPr>
        <w:lastRenderedPageBreak/>
        <w:t>北京大学学位论文原创性声明和使用授权说明</w:t>
      </w:r>
      <w:bookmarkEnd w:id="284"/>
    </w:p>
    <w:p w14:paraId="43B44BCD" w14:textId="77777777" w:rsidR="00891A8F" w:rsidRDefault="00891A8F" w:rsidP="00891A8F">
      <w:pPr>
        <w:jc w:val="center"/>
        <w:rPr>
          <w:b/>
          <w:sz w:val="28"/>
        </w:rPr>
      </w:pPr>
      <w:r>
        <w:rPr>
          <w:rFonts w:hint="eastAsia"/>
          <w:b/>
          <w:sz w:val="28"/>
        </w:rPr>
        <w:t>原创性声明</w:t>
      </w:r>
    </w:p>
    <w:p w14:paraId="76CCDE1F" w14:textId="77777777" w:rsidR="00891A8F" w:rsidRDefault="00891A8F" w:rsidP="00891A8F">
      <w:pPr>
        <w:jc w:val="center"/>
        <w:rPr>
          <w:b/>
          <w:sz w:val="18"/>
          <w:szCs w:val="18"/>
        </w:rPr>
      </w:pPr>
    </w:p>
    <w:p w14:paraId="2C72459F" w14:textId="77777777"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36E5B011" w14:textId="77777777" w:rsidR="00891A8F" w:rsidRDefault="00891A8F" w:rsidP="00891A8F">
      <w:pPr>
        <w:spacing w:line="360" w:lineRule="auto"/>
        <w:rPr>
          <w:sz w:val="24"/>
        </w:rPr>
      </w:pPr>
    </w:p>
    <w:p w14:paraId="24A044B5" w14:textId="77777777"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3378A700" w14:textId="77777777" w:rsidR="00891A8F" w:rsidRDefault="00891A8F" w:rsidP="00891A8F">
      <w:pPr>
        <w:spacing w:line="360" w:lineRule="auto"/>
        <w:jc w:val="center"/>
        <w:rPr>
          <w:b/>
          <w:sz w:val="28"/>
          <w:szCs w:val="28"/>
        </w:rPr>
      </w:pPr>
    </w:p>
    <w:p w14:paraId="36AB7D46" w14:textId="77777777" w:rsidR="00891A8F" w:rsidRDefault="00891A8F" w:rsidP="00891A8F">
      <w:pPr>
        <w:jc w:val="center"/>
        <w:rPr>
          <w:b/>
          <w:sz w:val="28"/>
          <w:szCs w:val="28"/>
        </w:rPr>
      </w:pPr>
      <w:r>
        <w:rPr>
          <w:rFonts w:hint="eastAsia"/>
          <w:b/>
          <w:sz w:val="28"/>
          <w:szCs w:val="28"/>
        </w:rPr>
        <w:t>学位论文使用授权说明</w:t>
      </w:r>
    </w:p>
    <w:p w14:paraId="6BF1AAD6"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3133CDBA" w14:textId="77777777" w:rsidR="00891A8F" w:rsidRDefault="00891A8F" w:rsidP="00891A8F">
      <w:pPr>
        <w:spacing w:line="360" w:lineRule="auto"/>
        <w:rPr>
          <w:b/>
          <w:szCs w:val="21"/>
        </w:rPr>
      </w:pPr>
    </w:p>
    <w:p w14:paraId="2B682752" w14:textId="77777777"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14:paraId="55B94AF5" w14:textId="77777777" w:rsidR="00891A8F" w:rsidRDefault="00891A8F" w:rsidP="00891A8F">
      <w:pPr>
        <w:numPr>
          <w:ilvl w:val="0"/>
          <w:numId w:val="6"/>
        </w:numPr>
        <w:spacing w:line="360" w:lineRule="auto"/>
        <w:rPr>
          <w:sz w:val="24"/>
        </w:rPr>
      </w:pPr>
      <w:r>
        <w:rPr>
          <w:rFonts w:hint="eastAsia"/>
          <w:sz w:val="24"/>
        </w:rPr>
        <w:t>按照学校要求提交学位论文的印刷本和电子版本；</w:t>
      </w:r>
    </w:p>
    <w:p w14:paraId="407D6E7F" w14:textId="77777777"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2704E1A5" w14:textId="77777777"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14:paraId="015132D0" w14:textId="77777777"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14:paraId="23170E0F" w14:textId="77777777" w:rsidR="00891A8F" w:rsidRDefault="00891A8F" w:rsidP="00891A8F">
      <w:pPr>
        <w:ind w:firstLineChars="800" w:firstLine="1920"/>
        <w:rPr>
          <w:sz w:val="24"/>
        </w:rPr>
      </w:pPr>
    </w:p>
    <w:p w14:paraId="46832DA4" w14:textId="77777777" w:rsidR="00891A8F" w:rsidRDefault="00891A8F" w:rsidP="00891A8F">
      <w:pPr>
        <w:ind w:firstLineChars="800" w:firstLine="1920"/>
        <w:rPr>
          <w:sz w:val="24"/>
        </w:rPr>
      </w:pPr>
      <w:r>
        <w:rPr>
          <w:rFonts w:hint="eastAsia"/>
          <w:sz w:val="24"/>
        </w:rPr>
        <w:t>（保密论文在解密后遵守此规定）</w:t>
      </w:r>
    </w:p>
    <w:p w14:paraId="317AC9E7" w14:textId="77777777" w:rsidR="00891A8F" w:rsidRDefault="00891A8F" w:rsidP="00891A8F">
      <w:pPr>
        <w:ind w:firstLine="570"/>
        <w:rPr>
          <w:sz w:val="24"/>
        </w:rPr>
      </w:pPr>
    </w:p>
    <w:p w14:paraId="4EA0727E" w14:textId="77777777" w:rsidR="00891A8F" w:rsidRDefault="00891A8F" w:rsidP="00891A8F">
      <w:pPr>
        <w:ind w:firstLine="570"/>
        <w:rPr>
          <w:sz w:val="24"/>
        </w:rPr>
      </w:pPr>
    </w:p>
    <w:p w14:paraId="7C5521DD" w14:textId="77777777" w:rsidR="00891A8F" w:rsidRDefault="00891A8F" w:rsidP="00891A8F">
      <w:pPr>
        <w:ind w:firstLine="570"/>
        <w:rPr>
          <w:sz w:val="24"/>
        </w:rPr>
      </w:pPr>
    </w:p>
    <w:p w14:paraId="6901102C" w14:textId="77777777"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14:paraId="68D64F9C" w14:textId="77777777"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42618" w14:textId="77777777" w:rsidR="00CD795C" w:rsidRDefault="00CD795C" w:rsidP="00DF10DF">
      <w:r>
        <w:separator/>
      </w:r>
    </w:p>
  </w:endnote>
  <w:endnote w:type="continuationSeparator" w:id="0">
    <w:p w14:paraId="25EB8E50" w14:textId="77777777" w:rsidR="00CD795C" w:rsidRDefault="00CD795C"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94C4C" w14:textId="77777777" w:rsidR="00D62F86" w:rsidRDefault="00D62F86">
    <w:pPr>
      <w:pStyle w:val="a9"/>
      <w:jc w:val="center"/>
    </w:pPr>
    <w:r>
      <w:fldChar w:fldCharType="begin"/>
    </w:r>
    <w:r>
      <w:instrText>PAGE   \* MERGEFORMAT</w:instrText>
    </w:r>
    <w:r>
      <w:fldChar w:fldCharType="separate"/>
    </w:r>
    <w:r w:rsidRPr="00317E1B">
      <w:rPr>
        <w:noProof/>
        <w:lang w:val="zh-CN"/>
      </w:rPr>
      <w:t>2</w:t>
    </w:r>
    <w:r>
      <w:fldChar w:fldCharType="end"/>
    </w:r>
  </w:p>
  <w:p w14:paraId="3440CEBC" w14:textId="77777777" w:rsidR="00D62F86" w:rsidRDefault="00D62F86">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108CE" w14:textId="77777777" w:rsidR="00D62F86" w:rsidRDefault="00D62F86">
    <w:pPr>
      <w:pStyle w:val="a9"/>
      <w:jc w:val="center"/>
    </w:pPr>
  </w:p>
  <w:p w14:paraId="4B7B85DA" w14:textId="77777777" w:rsidR="00D62F86" w:rsidRDefault="00D62F86">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AE8FC" w14:textId="77777777" w:rsidR="00D62F86" w:rsidRDefault="00D62F86">
    <w:pPr>
      <w:pStyle w:val="a9"/>
      <w:jc w:val="center"/>
    </w:pPr>
  </w:p>
  <w:p w14:paraId="6C68F066" w14:textId="77777777" w:rsidR="00D62F86" w:rsidRDefault="00D62F86">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C1874" w14:textId="6BC97E37" w:rsidR="00D62F86" w:rsidRDefault="00D62F86">
    <w:pPr>
      <w:pStyle w:val="a9"/>
      <w:jc w:val="center"/>
    </w:pPr>
    <w:r>
      <w:fldChar w:fldCharType="begin"/>
    </w:r>
    <w:r>
      <w:instrText>PAGE   \* MERGEFORMAT</w:instrText>
    </w:r>
    <w:r>
      <w:fldChar w:fldCharType="separate"/>
    </w:r>
    <w:r w:rsidR="005A4869" w:rsidRPr="005A4869">
      <w:rPr>
        <w:noProof/>
        <w:lang w:val="zh-CN"/>
      </w:rPr>
      <w:t>12</w:t>
    </w:r>
    <w:r>
      <w:fldChar w:fldCharType="end"/>
    </w:r>
  </w:p>
  <w:p w14:paraId="0DF2E659" w14:textId="77777777" w:rsidR="00D62F86" w:rsidRDefault="00D62F86">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23D9" w14:textId="12B799DB" w:rsidR="00D62F86" w:rsidRDefault="00D62F86">
    <w:pPr>
      <w:pStyle w:val="a9"/>
      <w:jc w:val="center"/>
    </w:pPr>
    <w:r>
      <w:fldChar w:fldCharType="begin"/>
    </w:r>
    <w:r>
      <w:instrText>PAGE   \* MERGEFORMAT</w:instrText>
    </w:r>
    <w:r>
      <w:fldChar w:fldCharType="separate"/>
    </w:r>
    <w:r w:rsidR="005A4869" w:rsidRPr="005A4869">
      <w:rPr>
        <w:noProof/>
        <w:lang w:val="zh-CN"/>
      </w:rPr>
      <w:t>I</w:t>
    </w:r>
    <w:r>
      <w:fldChar w:fldCharType="end"/>
    </w:r>
  </w:p>
  <w:p w14:paraId="6E281299" w14:textId="77777777" w:rsidR="00D62F86" w:rsidRDefault="00D62F86">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A977A" w14:textId="7C64B31A" w:rsidR="00D62F86" w:rsidRDefault="00D62F86">
    <w:pPr>
      <w:pStyle w:val="a9"/>
      <w:jc w:val="center"/>
    </w:pPr>
    <w:r>
      <w:fldChar w:fldCharType="begin"/>
    </w:r>
    <w:r>
      <w:instrText>PAGE   \* MERGEFORMAT</w:instrText>
    </w:r>
    <w:r>
      <w:fldChar w:fldCharType="separate"/>
    </w:r>
    <w:r w:rsidR="005A4869" w:rsidRPr="005A4869">
      <w:rPr>
        <w:noProof/>
        <w:lang w:val="zh-CN"/>
      </w:rPr>
      <w:t>13</w:t>
    </w:r>
    <w:r>
      <w:fldChar w:fldCharType="end"/>
    </w:r>
  </w:p>
  <w:p w14:paraId="33720F85" w14:textId="77777777" w:rsidR="00D62F86" w:rsidRDefault="00D62F8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22132" w14:textId="77777777" w:rsidR="00CD795C" w:rsidRDefault="00CD795C" w:rsidP="00DF10DF">
      <w:r>
        <w:separator/>
      </w:r>
    </w:p>
  </w:footnote>
  <w:footnote w:type="continuationSeparator" w:id="0">
    <w:p w14:paraId="701B5A79" w14:textId="77777777" w:rsidR="00CD795C" w:rsidRDefault="00CD795C"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58D9" w14:textId="77777777" w:rsidR="00D62F86" w:rsidRPr="009E6929" w:rsidRDefault="00D62F86"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8C9B" w14:textId="77777777" w:rsidR="00D62F86" w:rsidRDefault="00D62F86"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47EA8" w14:textId="7F902FE0" w:rsidR="00D62F86" w:rsidRPr="0066430A" w:rsidRDefault="00D62F86"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5A4869">
      <w:rPr>
        <w:rFonts w:ascii="宋体" w:hAnsi="宋体"/>
        <w:noProof/>
        <w:sz w:val="21"/>
        <w:szCs w:val="21"/>
      </w:rPr>
      <w:t>摘要</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rles">
    <w15:presenceInfo w15:providerId="None" w15:userId="Char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revisionView w:markup="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33CA"/>
    <w:rsid w:val="00013466"/>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572D"/>
    <w:rsid w:val="0006705A"/>
    <w:rsid w:val="00071BE2"/>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0B80"/>
    <w:rsid w:val="00111F98"/>
    <w:rsid w:val="001146E0"/>
    <w:rsid w:val="0011591D"/>
    <w:rsid w:val="00124D3C"/>
    <w:rsid w:val="00125D87"/>
    <w:rsid w:val="001265A4"/>
    <w:rsid w:val="0012782F"/>
    <w:rsid w:val="00127AD5"/>
    <w:rsid w:val="0013319A"/>
    <w:rsid w:val="001338A0"/>
    <w:rsid w:val="00134C3B"/>
    <w:rsid w:val="001350B0"/>
    <w:rsid w:val="00136E0A"/>
    <w:rsid w:val="00141800"/>
    <w:rsid w:val="00144418"/>
    <w:rsid w:val="00152B63"/>
    <w:rsid w:val="00157418"/>
    <w:rsid w:val="00157C13"/>
    <w:rsid w:val="00157E5E"/>
    <w:rsid w:val="00160E16"/>
    <w:rsid w:val="001611D5"/>
    <w:rsid w:val="00162B8A"/>
    <w:rsid w:val="00165AD4"/>
    <w:rsid w:val="00173975"/>
    <w:rsid w:val="00174D23"/>
    <w:rsid w:val="0017591A"/>
    <w:rsid w:val="001774AE"/>
    <w:rsid w:val="0017775A"/>
    <w:rsid w:val="00182370"/>
    <w:rsid w:val="001824F7"/>
    <w:rsid w:val="001826E8"/>
    <w:rsid w:val="00186E7E"/>
    <w:rsid w:val="001916CE"/>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6C51"/>
    <w:rsid w:val="001F775A"/>
    <w:rsid w:val="00201E74"/>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2958"/>
    <w:rsid w:val="00252A40"/>
    <w:rsid w:val="002546BB"/>
    <w:rsid w:val="002562E6"/>
    <w:rsid w:val="00256E07"/>
    <w:rsid w:val="00257934"/>
    <w:rsid w:val="002607D0"/>
    <w:rsid w:val="0026172F"/>
    <w:rsid w:val="0026788E"/>
    <w:rsid w:val="00267B7E"/>
    <w:rsid w:val="0027269F"/>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B46B9"/>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385C"/>
    <w:rsid w:val="003765BB"/>
    <w:rsid w:val="00381EFC"/>
    <w:rsid w:val="00382879"/>
    <w:rsid w:val="0038460D"/>
    <w:rsid w:val="00387581"/>
    <w:rsid w:val="00391E07"/>
    <w:rsid w:val="003924F5"/>
    <w:rsid w:val="003954B4"/>
    <w:rsid w:val="003963F2"/>
    <w:rsid w:val="003A15EA"/>
    <w:rsid w:val="003B12BA"/>
    <w:rsid w:val="003B298A"/>
    <w:rsid w:val="003B63C5"/>
    <w:rsid w:val="003B6FD8"/>
    <w:rsid w:val="003C5767"/>
    <w:rsid w:val="003C78EA"/>
    <w:rsid w:val="003C7EF8"/>
    <w:rsid w:val="003D0A0D"/>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5192"/>
    <w:rsid w:val="00476D3F"/>
    <w:rsid w:val="004817C2"/>
    <w:rsid w:val="004821C4"/>
    <w:rsid w:val="0048245C"/>
    <w:rsid w:val="004838BC"/>
    <w:rsid w:val="0048744E"/>
    <w:rsid w:val="00491998"/>
    <w:rsid w:val="00492C0B"/>
    <w:rsid w:val="00497AC0"/>
    <w:rsid w:val="004A13F9"/>
    <w:rsid w:val="004A1883"/>
    <w:rsid w:val="004A48FD"/>
    <w:rsid w:val="004A6966"/>
    <w:rsid w:val="004B31B6"/>
    <w:rsid w:val="004B7E96"/>
    <w:rsid w:val="004C589E"/>
    <w:rsid w:val="004D09DC"/>
    <w:rsid w:val="004D124C"/>
    <w:rsid w:val="004E165A"/>
    <w:rsid w:val="004E2CA7"/>
    <w:rsid w:val="004E4443"/>
    <w:rsid w:val="004E4E2D"/>
    <w:rsid w:val="004E7127"/>
    <w:rsid w:val="004E791C"/>
    <w:rsid w:val="004F03F9"/>
    <w:rsid w:val="004F12C0"/>
    <w:rsid w:val="004F2B2B"/>
    <w:rsid w:val="004F436A"/>
    <w:rsid w:val="004F6BBC"/>
    <w:rsid w:val="00501E52"/>
    <w:rsid w:val="00506BAD"/>
    <w:rsid w:val="0050701F"/>
    <w:rsid w:val="0051039E"/>
    <w:rsid w:val="00510F00"/>
    <w:rsid w:val="00511A16"/>
    <w:rsid w:val="005165A3"/>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1959"/>
    <w:rsid w:val="00584462"/>
    <w:rsid w:val="0058462F"/>
    <w:rsid w:val="005943AD"/>
    <w:rsid w:val="00595714"/>
    <w:rsid w:val="00596AE4"/>
    <w:rsid w:val="005A291D"/>
    <w:rsid w:val="005A4869"/>
    <w:rsid w:val="005B0F67"/>
    <w:rsid w:val="005B3767"/>
    <w:rsid w:val="005B5E1C"/>
    <w:rsid w:val="005C17C8"/>
    <w:rsid w:val="005C2C80"/>
    <w:rsid w:val="005C55FE"/>
    <w:rsid w:val="005C68D3"/>
    <w:rsid w:val="005D0329"/>
    <w:rsid w:val="005D1CF1"/>
    <w:rsid w:val="005D1D55"/>
    <w:rsid w:val="005D58A3"/>
    <w:rsid w:val="005E0436"/>
    <w:rsid w:val="005F2EAB"/>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15BC"/>
    <w:rsid w:val="006F443D"/>
    <w:rsid w:val="006F684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3412"/>
    <w:rsid w:val="0075461D"/>
    <w:rsid w:val="00755809"/>
    <w:rsid w:val="00755CE8"/>
    <w:rsid w:val="00757062"/>
    <w:rsid w:val="00761586"/>
    <w:rsid w:val="0076288F"/>
    <w:rsid w:val="0076587E"/>
    <w:rsid w:val="00767E92"/>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573A"/>
    <w:rsid w:val="007B6485"/>
    <w:rsid w:val="007B7870"/>
    <w:rsid w:val="007B7AE4"/>
    <w:rsid w:val="007C1B6F"/>
    <w:rsid w:val="007C5029"/>
    <w:rsid w:val="007C54D4"/>
    <w:rsid w:val="007C5956"/>
    <w:rsid w:val="007D02F5"/>
    <w:rsid w:val="007D3537"/>
    <w:rsid w:val="007D4806"/>
    <w:rsid w:val="007E3AC1"/>
    <w:rsid w:val="007E772E"/>
    <w:rsid w:val="007F0DE5"/>
    <w:rsid w:val="007F5843"/>
    <w:rsid w:val="007F766B"/>
    <w:rsid w:val="008101FA"/>
    <w:rsid w:val="0081406A"/>
    <w:rsid w:val="00814945"/>
    <w:rsid w:val="008156C9"/>
    <w:rsid w:val="008211EB"/>
    <w:rsid w:val="00825BCE"/>
    <w:rsid w:val="0082676E"/>
    <w:rsid w:val="008273B0"/>
    <w:rsid w:val="008301E2"/>
    <w:rsid w:val="00830307"/>
    <w:rsid w:val="008431EF"/>
    <w:rsid w:val="0084457E"/>
    <w:rsid w:val="008445F2"/>
    <w:rsid w:val="00845394"/>
    <w:rsid w:val="00852A4F"/>
    <w:rsid w:val="008549E9"/>
    <w:rsid w:val="00855D93"/>
    <w:rsid w:val="0085729C"/>
    <w:rsid w:val="0086028D"/>
    <w:rsid w:val="00865EC6"/>
    <w:rsid w:val="00867229"/>
    <w:rsid w:val="00867308"/>
    <w:rsid w:val="00872E41"/>
    <w:rsid w:val="00877D34"/>
    <w:rsid w:val="00882CF6"/>
    <w:rsid w:val="0088421D"/>
    <w:rsid w:val="00886094"/>
    <w:rsid w:val="00891A8F"/>
    <w:rsid w:val="00896186"/>
    <w:rsid w:val="00897A58"/>
    <w:rsid w:val="008A1373"/>
    <w:rsid w:val="008A2A5D"/>
    <w:rsid w:val="008A36B0"/>
    <w:rsid w:val="008A43AE"/>
    <w:rsid w:val="008A520D"/>
    <w:rsid w:val="008A62CE"/>
    <w:rsid w:val="008B010C"/>
    <w:rsid w:val="008B0BA5"/>
    <w:rsid w:val="008B6150"/>
    <w:rsid w:val="008C0650"/>
    <w:rsid w:val="008C4B79"/>
    <w:rsid w:val="008D027D"/>
    <w:rsid w:val="008D0598"/>
    <w:rsid w:val="008D0ABC"/>
    <w:rsid w:val="008D769A"/>
    <w:rsid w:val="008D79A0"/>
    <w:rsid w:val="008E4EAD"/>
    <w:rsid w:val="008E76F1"/>
    <w:rsid w:val="008F5B11"/>
    <w:rsid w:val="00903F32"/>
    <w:rsid w:val="009065A6"/>
    <w:rsid w:val="0091295A"/>
    <w:rsid w:val="009135ED"/>
    <w:rsid w:val="0091537A"/>
    <w:rsid w:val="00920B6D"/>
    <w:rsid w:val="009256BB"/>
    <w:rsid w:val="0093028D"/>
    <w:rsid w:val="00930EEB"/>
    <w:rsid w:val="00935DE1"/>
    <w:rsid w:val="009464A1"/>
    <w:rsid w:val="0095139A"/>
    <w:rsid w:val="0095409C"/>
    <w:rsid w:val="00961768"/>
    <w:rsid w:val="0096239D"/>
    <w:rsid w:val="00962F4B"/>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2B38"/>
    <w:rsid w:val="009B5D47"/>
    <w:rsid w:val="009B64CC"/>
    <w:rsid w:val="009B725D"/>
    <w:rsid w:val="009C606C"/>
    <w:rsid w:val="009C6423"/>
    <w:rsid w:val="009D0016"/>
    <w:rsid w:val="009D1351"/>
    <w:rsid w:val="009D3664"/>
    <w:rsid w:val="009D40C0"/>
    <w:rsid w:val="009E6929"/>
    <w:rsid w:val="009E6BFF"/>
    <w:rsid w:val="009F2AA1"/>
    <w:rsid w:val="00A03AA5"/>
    <w:rsid w:val="00A04B87"/>
    <w:rsid w:val="00A06FAD"/>
    <w:rsid w:val="00A109E7"/>
    <w:rsid w:val="00A1415D"/>
    <w:rsid w:val="00A1611D"/>
    <w:rsid w:val="00A17734"/>
    <w:rsid w:val="00A25DDD"/>
    <w:rsid w:val="00A2763C"/>
    <w:rsid w:val="00A41452"/>
    <w:rsid w:val="00A42A82"/>
    <w:rsid w:val="00A43E9B"/>
    <w:rsid w:val="00A51810"/>
    <w:rsid w:val="00A558DD"/>
    <w:rsid w:val="00A6413F"/>
    <w:rsid w:val="00A678B7"/>
    <w:rsid w:val="00A71D2F"/>
    <w:rsid w:val="00A755AA"/>
    <w:rsid w:val="00A77F80"/>
    <w:rsid w:val="00A8254C"/>
    <w:rsid w:val="00A879BF"/>
    <w:rsid w:val="00A911A5"/>
    <w:rsid w:val="00A92806"/>
    <w:rsid w:val="00A95B8F"/>
    <w:rsid w:val="00A95DAA"/>
    <w:rsid w:val="00AA1C73"/>
    <w:rsid w:val="00AA2A9F"/>
    <w:rsid w:val="00AA37FD"/>
    <w:rsid w:val="00AA4996"/>
    <w:rsid w:val="00AA49FA"/>
    <w:rsid w:val="00AA601E"/>
    <w:rsid w:val="00AB03DE"/>
    <w:rsid w:val="00AB5951"/>
    <w:rsid w:val="00AB73D2"/>
    <w:rsid w:val="00AC097B"/>
    <w:rsid w:val="00AC32D0"/>
    <w:rsid w:val="00AE12A1"/>
    <w:rsid w:val="00AE38D5"/>
    <w:rsid w:val="00AE3D2E"/>
    <w:rsid w:val="00AE480C"/>
    <w:rsid w:val="00AE56EA"/>
    <w:rsid w:val="00AE7A19"/>
    <w:rsid w:val="00AF20E7"/>
    <w:rsid w:val="00AF4A90"/>
    <w:rsid w:val="00AF5C59"/>
    <w:rsid w:val="00B007F0"/>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26A9"/>
    <w:rsid w:val="00BA3919"/>
    <w:rsid w:val="00BA642B"/>
    <w:rsid w:val="00BA7156"/>
    <w:rsid w:val="00BB08CF"/>
    <w:rsid w:val="00BB2CBE"/>
    <w:rsid w:val="00BB3378"/>
    <w:rsid w:val="00BB5371"/>
    <w:rsid w:val="00BB6596"/>
    <w:rsid w:val="00BB720E"/>
    <w:rsid w:val="00BB78EE"/>
    <w:rsid w:val="00BB79FF"/>
    <w:rsid w:val="00BC0DA8"/>
    <w:rsid w:val="00BC44AD"/>
    <w:rsid w:val="00BC54DA"/>
    <w:rsid w:val="00BD6299"/>
    <w:rsid w:val="00BE4B2F"/>
    <w:rsid w:val="00BE6C98"/>
    <w:rsid w:val="00BE6CB4"/>
    <w:rsid w:val="00BE77D4"/>
    <w:rsid w:val="00BF2802"/>
    <w:rsid w:val="00C137C8"/>
    <w:rsid w:val="00C16EFE"/>
    <w:rsid w:val="00C17041"/>
    <w:rsid w:val="00C20949"/>
    <w:rsid w:val="00C21CD7"/>
    <w:rsid w:val="00C21E79"/>
    <w:rsid w:val="00C242C5"/>
    <w:rsid w:val="00C27EA5"/>
    <w:rsid w:val="00C36756"/>
    <w:rsid w:val="00C41819"/>
    <w:rsid w:val="00C44878"/>
    <w:rsid w:val="00C465FF"/>
    <w:rsid w:val="00C46794"/>
    <w:rsid w:val="00C475A6"/>
    <w:rsid w:val="00C47785"/>
    <w:rsid w:val="00C517EE"/>
    <w:rsid w:val="00C546FC"/>
    <w:rsid w:val="00C56882"/>
    <w:rsid w:val="00C60EC1"/>
    <w:rsid w:val="00C62A36"/>
    <w:rsid w:val="00C677B1"/>
    <w:rsid w:val="00C715A2"/>
    <w:rsid w:val="00C7371B"/>
    <w:rsid w:val="00C75769"/>
    <w:rsid w:val="00C75960"/>
    <w:rsid w:val="00C839CA"/>
    <w:rsid w:val="00C86F7A"/>
    <w:rsid w:val="00C870B8"/>
    <w:rsid w:val="00C922AA"/>
    <w:rsid w:val="00C92AE9"/>
    <w:rsid w:val="00C95838"/>
    <w:rsid w:val="00CA3C6E"/>
    <w:rsid w:val="00CA604C"/>
    <w:rsid w:val="00CB0857"/>
    <w:rsid w:val="00CB13E3"/>
    <w:rsid w:val="00CB240F"/>
    <w:rsid w:val="00CB27BD"/>
    <w:rsid w:val="00CB3BBA"/>
    <w:rsid w:val="00CB4F4A"/>
    <w:rsid w:val="00CB5EE7"/>
    <w:rsid w:val="00CB7744"/>
    <w:rsid w:val="00CB7D31"/>
    <w:rsid w:val="00CC22F0"/>
    <w:rsid w:val="00CC5B3D"/>
    <w:rsid w:val="00CD0471"/>
    <w:rsid w:val="00CD0854"/>
    <w:rsid w:val="00CD33CE"/>
    <w:rsid w:val="00CD4A8B"/>
    <w:rsid w:val="00CD54ED"/>
    <w:rsid w:val="00CD6041"/>
    <w:rsid w:val="00CD795C"/>
    <w:rsid w:val="00CD7B49"/>
    <w:rsid w:val="00CD7F69"/>
    <w:rsid w:val="00CE6446"/>
    <w:rsid w:val="00CE6E0A"/>
    <w:rsid w:val="00CF0CF8"/>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36996"/>
    <w:rsid w:val="00D4260E"/>
    <w:rsid w:val="00D42842"/>
    <w:rsid w:val="00D47866"/>
    <w:rsid w:val="00D47E31"/>
    <w:rsid w:val="00D52D72"/>
    <w:rsid w:val="00D5379D"/>
    <w:rsid w:val="00D573AE"/>
    <w:rsid w:val="00D57C98"/>
    <w:rsid w:val="00D6028E"/>
    <w:rsid w:val="00D6078F"/>
    <w:rsid w:val="00D61116"/>
    <w:rsid w:val="00D62F86"/>
    <w:rsid w:val="00D64BDA"/>
    <w:rsid w:val="00D71F7A"/>
    <w:rsid w:val="00D72BE2"/>
    <w:rsid w:val="00D76347"/>
    <w:rsid w:val="00D772B2"/>
    <w:rsid w:val="00D8052A"/>
    <w:rsid w:val="00D810C0"/>
    <w:rsid w:val="00D815A8"/>
    <w:rsid w:val="00D8309F"/>
    <w:rsid w:val="00D8437C"/>
    <w:rsid w:val="00D8510C"/>
    <w:rsid w:val="00D8678C"/>
    <w:rsid w:val="00D90CC6"/>
    <w:rsid w:val="00D90F3A"/>
    <w:rsid w:val="00D9681A"/>
    <w:rsid w:val="00DA2954"/>
    <w:rsid w:val="00DA2A86"/>
    <w:rsid w:val="00DA5FCD"/>
    <w:rsid w:val="00DA740B"/>
    <w:rsid w:val="00DA793D"/>
    <w:rsid w:val="00DB3D6C"/>
    <w:rsid w:val="00DB5825"/>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1A0F"/>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6225D"/>
    <w:rsid w:val="00E6325C"/>
    <w:rsid w:val="00E64E7C"/>
    <w:rsid w:val="00E71B5F"/>
    <w:rsid w:val="00E726E4"/>
    <w:rsid w:val="00E869DA"/>
    <w:rsid w:val="00E8701F"/>
    <w:rsid w:val="00E92072"/>
    <w:rsid w:val="00E97E62"/>
    <w:rsid w:val="00EA67CB"/>
    <w:rsid w:val="00EB10D9"/>
    <w:rsid w:val="00EB1E77"/>
    <w:rsid w:val="00EB5594"/>
    <w:rsid w:val="00EB626B"/>
    <w:rsid w:val="00EB731D"/>
    <w:rsid w:val="00ED13F9"/>
    <w:rsid w:val="00ED1C8F"/>
    <w:rsid w:val="00ED3442"/>
    <w:rsid w:val="00ED35F9"/>
    <w:rsid w:val="00ED3F73"/>
    <w:rsid w:val="00ED5E15"/>
    <w:rsid w:val="00EE0DC9"/>
    <w:rsid w:val="00EE13C3"/>
    <w:rsid w:val="00EE4657"/>
    <w:rsid w:val="00EE51C8"/>
    <w:rsid w:val="00EE6CAA"/>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4B15"/>
    <w:rsid w:val="00F55E0E"/>
    <w:rsid w:val="00F56A26"/>
    <w:rsid w:val="00F57503"/>
    <w:rsid w:val="00F61750"/>
    <w:rsid w:val="00F67686"/>
    <w:rsid w:val="00F67E0D"/>
    <w:rsid w:val="00F74670"/>
    <w:rsid w:val="00F80742"/>
    <w:rsid w:val="00F8341F"/>
    <w:rsid w:val="00F841C2"/>
    <w:rsid w:val="00F85105"/>
    <w:rsid w:val="00F90996"/>
    <w:rsid w:val="00FA162C"/>
    <w:rsid w:val="00FB10B3"/>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5773D31F"/>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767E92"/>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Revision"/>
    <w:hidden/>
    <w:uiPriority w:val="99"/>
    <w:semiHidden/>
    <w:rsid w:val="00767E92"/>
    <w:rPr>
      <w:rFonts w:ascii="Times New Roman" w:hAnsi="Times New Roman"/>
      <w:kern w:val="2"/>
      <w:sz w:val="21"/>
      <w:szCs w:val="24"/>
    </w:rPr>
  </w:style>
  <w:style w:type="character" w:styleId="afc">
    <w:name w:val="FollowedHyperlink"/>
    <w:basedOn w:val="a0"/>
    <w:uiPriority w:val="99"/>
    <w:semiHidden/>
    <w:unhideWhenUsed/>
    <w:rsid w:val="00013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jpeg"/><Relationship Id="rId55" Type="http://schemas.openxmlformats.org/officeDocument/2006/relationships/hyperlink" Target="https://en.wikipedia.org/wiki/Logistic_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finance.sina.com.cn/roll/2016-11-12/doc-ifxxsfip4572557.shtm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www.cbdio.com/BigData/2015-08/27/content_3750170.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www.cnnic.net.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93AF5-C727-41D9-A87B-CB7C1D87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10735</TotalTime>
  <Pages>45</Pages>
  <Words>16159</Words>
  <Characters>22300</Characters>
  <Application>Microsoft Office Word</Application>
  <DocSecurity>0</DocSecurity>
  <Lines>743</Lines>
  <Paragraphs>452</Paragraphs>
  <ScaleCrop>false</ScaleCrop>
  <Company/>
  <LinksUpToDate>false</LinksUpToDate>
  <CharactersWithSpaces>38007</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178</cp:revision>
  <cp:lastPrinted>2017-02-27T07:29:00Z</cp:lastPrinted>
  <dcterms:created xsi:type="dcterms:W3CDTF">2016-12-04T14:10:00Z</dcterms:created>
  <dcterms:modified xsi:type="dcterms:W3CDTF">2017-02-27T07:30:00Z</dcterms:modified>
</cp:coreProperties>
</file>